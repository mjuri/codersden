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9B6E7" w14:textId="77777777" w:rsidR="00165010" w:rsidRDefault="00165010">
      <w:pPr>
        <w:ind w:left="720"/>
        <w:rPr>
          <w:sz w:val="48"/>
          <w:szCs w:val="48"/>
        </w:rPr>
      </w:pPr>
    </w:p>
    <w:p w14:paraId="081A7AA3" w14:textId="51D1678C" w:rsidR="00165010" w:rsidRPr="008721C4" w:rsidRDefault="00000000" w:rsidP="00D7629C">
      <w:pPr>
        <w:pStyle w:val="Title"/>
        <w:jc w:val="center"/>
      </w:pPr>
      <w:r>
        <w:t>Enigma Letal</w:t>
      </w:r>
    </w:p>
    <w:p w14:paraId="7ADF73F6" w14:textId="77777777" w:rsidR="00165010" w:rsidRDefault="00165010">
      <w:pPr>
        <w:ind w:left="720"/>
        <w:rPr>
          <w:sz w:val="36"/>
          <w:szCs w:val="36"/>
        </w:rPr>
      </w:pPr>
    </w:p>
    <w:p w14:paraId="69709FC6" w14:textId="77777777" w:rsidR="00165010" w:rsidRDefault="00165010">
      <w:pPr>
        <w:ind w:left="720"/>
        <w:rPr>
          <w:sz w:val="36"/>
          <w:szCs w:val="36"/>
        </w:rPr>
      </w:pPr>
    </w:p>
    <w:p w14:paraId="20AE4F11" w14:textId="77777777" w:rsidR="00165010" w:rsidRDefault="00165010">
      <w:pPr>
        <w:ind w:left="720"/>
        <w:rPr>
          <w:sz w:val="36"/>
          <w:szCs w:val="36"/>
        </w:rPr>
      </w:pPr>
    </w:p>
    <w:p w14:paraId="5A1BF460" w14:textId="77777777" w:rsidR="00165010" w:rsidRDefault="00165010">
      <w:pPr>
        <w:ind w:left="720"/>
        <w:rPr>
          <w:sz w:val="36"/>
          <w:szCs w:val="36"/>
        </w:rPr>
      </w:pPr>
    </w:p>
    <w:p w14:paraId="7D7ADF5D" w14:textId="77777777" w:rsidR="00165010" w:rsidRDefault="00165010">
      <w:pPr>
        <w:ind w:left="720"/>
        <w:rPr>
          <w:sz w:val="36"/>
          <w:szCs w:val="36"/>
        </w:rPr>
      </w:pPr>
    </w:p>
    <w:p w14:paraId="6DD7E07A" w14:textId="697E53ED" w:rsidR="00165010" w:rsidRPr="008721C4" w:rsidRDefault="00000000" w:rsidP="00D7629C">
      <w:pPr>
        <w:pStyle w:val="Heading2"/>
        <w:jc w:val="center"/>
      </w:pPr>
      <w:r>
        <w:t>Angel Juri</w:t>
      </w:r>
    </w:p>
    <w:p w14:paraId="0DCBA587" w14:textId="77777777" w:rsidR="00165010" w:rsidRDefault="00165010">
      <w:pPr>
        <w:ind w:left="720"/>
        <w:rPr>
          <w:sz w:val="36"/>
          <w:szCs w:val="36"/>
        </w:rPr>
      </w:pPr>
    </w:p>
    <w:p w14:paraId="5899F399" w14:textId="77777777" w:rsidR="00165010" w:rsidRDefault="00165010">
      <w:pPr>
        <w:ind w:left="720"/>
        <w:rPr>
          <w:sz w:val="36"/>
          <w:szCs w:val="36"/>
        </w:rPr>
      </w:pPr>
    </w:p>
    <w:p w14:paraId="25232055" w14:textId="77777777" w:rsidR="00165010" w:rsidRDefault="00165010">
      <w:pPr>
        <w:ind w:left="720"/>
        <w:rPr>
          <w:sz w:val="36"/>
          <w:szCs w:val="36"/>
        </w:rPr>
      </w:pPr>
    </w:p>
    <w:p w14:paraId="4F9C17FF" w14:textId="11F858BD" w:rsidR="00043F14" w:rsidRDefault="00043F14">
      <w:pPr>
        <w:suppressAutoHyphens w:val="0"/>
        <w:rPr>
          <w:sz w:val="36"/>
          <w:szCs w:val="36"/>
        </w:rPr>
      </w:pPr>
      <w:r>
        <w:rPr>
          <w:sz w:val="36"/>
          <w:szCs w:val="36"/>
        </w:rPr>
        <w:br w:type="page"/>
      </w:r>
    </w:p>
    <w:p w14:paraId="7F7100C1" w14:textId="77777777" w:rsidR="00165010" w:rsidRDefault="00165010">
      <w:pPr>
        <w:ind w:left="720"/>
        <w:rPr>
          <w:sz w:val="36"/>
          <w:szCs w:val="36"/>
        </w:rPr>
      </w:pPr>
    </w:p>
    <w:p w14:paraId="3251778A" w14:textId="77777777" w:rsidR="00165010" w:rsidRDefault="00165010">
      <w:pPr>
        <w:ind w:left="720"/>
        <w:rPr>
          <w:sz w:val="36"/>
          <w:szCs w:val="36"/>
        </w:rPr>
      </w:pPr>
    </w:p>
    <w:p w14:paraId="7A63C42B" w14:textId="77777777" w:rsidR="00165010" w:rsidRDefault="00165010">
      <w:pPr>
        <w:ind w:left="720"/>
      </w:pPr>
    </w:p>
    <w:p w14:paraId="60699A0F" w14:textId="77777777" w:rsidR="00165010" w:rsidRDefault="00165010">
      <w:pPr>
        <w:ind w:left="720"/>
      </w:pPr>
    </w:p>
    <w:p w14:paraId="4E4815C7" w14:textId="77777777" w:rsidR="00165010" w:rsidRDefault="00000000">
      <w:pPr>
        <w:ind w:left="720"/>
      </w:pPr>
      <w:r>
        <w:t>Mi agradecimiento a mi amigo, Angel</w:t>
      </w:r>
    </w:p>
    <w:p w14:paraId="3E785573" w14:textId="77777777" w:rsidR="00165010" w:rsidRDefault="00000000">
      <w:pPr>
        <w:ind w:left="720"/>
      </w:pPr>
      <w:r>
        <w:t>Cerigliani, por su aporte</w:t>
      </w:r>
    </w:p>
    <w:p w14:paraId="40B51A7C" w14:textId="0DF77131" w:rsidR="00954A22" w:rsidRDefault="00000000">
      <w:pPr>
        <w:ind w:left="720"/>
      </w:pPr>
      <w:r>
        <w:t>incondicional a este libro.</w:t>
      </w:r>
      <w:r w:rsidR="00954A22">
        <w:br w:type="page"/>
      </w:r>
      <w:r w:rsidR="00043F14">
        <w:lastRenderedPageBreak/>
        <w:t xml:space="preserve"> </w:t>
      </w:r>
      <w:r>
        <w:t xml:space="preserve">“Cuando dos personas se aman, como </w:t>
      </w:r>
      <w:r w:rsidR="003C63D1">
        <w:t>Janica</w:t>
      </w:r>
      <w:r>
        <w:t xml:space="preserve"> y Kevin, rompiendo las barreras de las diferencias, ideológicas, religiosas y culturales, el amor puede desafiar las ideas preconcebidas y fomentar el dialogo y la </w:t>
      </w:r>
      <w:r w:rsidR="00AE769E">
        <w:t>compresión</w:t>
      </w:r>
      <w:r>
        <w:t xml:space="preserve"> mutua, de dos seres atormentados por su presente y su pasado”</w:t>
      </w:r>
      <w:r w:rsidR="00954A22">
        <w:br w:type="page"/>
      </w:r>
      <w:r>
        <w:lastRenderedPageBreak/>
        <w:t xml:space="preserve">La mañana invernal se presentó fría y con una espesa neblina en el pueblo de Maldon </w:t>
      </w:r>
      <w:r w:rsidR="005A6EA8">
        <w:t xml:space="preserve">al este del </w:t>
      </w:r>
      <w:r>
        <w:t xml:space="preserve">Reino Unido. Kevin Taylor, un joven de piernas largas y con una capucha sobre la cabeza, se propuso recorrer a paso ligero las 2 millas de una rivera estrecha, </w:t>
      </w:r>
      <w:r w:rsidR="00CC0B26">
        <w:t>casi</w:t>
      </w:r>
      <w:r>
        <w:t xml:space="preserve"> </w:t>
      </w:r>
      <w:r w:rsidR="004F520D">
        <w:t>desierta</w:t>
      </w:r>
      <w:r w:rsidR="001B0F74">
        <w:t xml:space="preserve"> que</w:t>
      </w:r>
      <w:r>
        <w:t xml:space="preserve"> bordea el rio </w:t>
      </w:r>
      <w:r w:rsidR="00CC0B26">
        <w:t>B</w:t>
      </w:r>
      <w:r>
        <w:t xml:space="preserve">lackwater. Llegaría hasta la estatua de uno de los guerrero anglosajones, de nombre Byrhtnoth, </w:t>
      </w:r>
      <w:r w:rsidR="00462522">
        <w:t>que</w:t>
      </w:r>
      <w:r>
        <w:t xml:space="preserve"> peleó con bravura hasta el final de la batalla, pero fueron derrotados por la </w:t>
      </w:r>
      <w:r w:rsidR="004F520D">
        <w:t>invasión</w:t>
      </w:r>
      <w:r>
        <w:t xml:space="preserve"> Vikinga, en 911 D.C. Terminaría su recorrido y volvería sobre sus pasos. En su larga travesía se cruzó con una mujer arropada, </w:t>
      </w:r>
      <w:r w:rsidR="00462522">
        <w:t>que</w:t>
      </w:r>
      <w:r>
        <w:t xml:space="preserve"> paseaba un </w:t>
      </w:r>
      <w:r w:rsidR="004B609E">
        <w:t>pequeño</w:t>
      </w:r>
      <w:r>
        <w:t xml:space="preserve"> perro, blanco, y un hombre canoso </w:t>
      </w:r>
      <w:r w:rsidR="00462522">
        <w:t>que</w:t>
      </w:r>
      <w:r>
        <w:t xml:space="preserve"> le hizo un gesto de saludo, con una caña larga de pesca en el hombro.</w:t>
      </w:r>
    </w:p>
    <w:p w14:paraId="15F7BA15" w14:textId="431873DE" w:rsidR="00043F14" w:rsidRDefault="00000000" w:rsidP="00043F14">
      <w:pPr>
        <w:ind w:left="720"/>
      </w:pPr>
      <w:r>
        <w:t xml:space="preserve">Al llegar al final de la costanera, aminoró la marcha, y cuando iba a rodear la estatua para el retorno se detuvo abruptamente al ver un bulto en un bote viejo y en desuso, </w:t>
      </w:r>
      <w:r w:rsidR="00462522">
        <w:t>que</w:t>
      </w:r>
      <w:r>
        <w:t xml:space="preserve"> se bambaleaba entre el agua y la arena de la playa. Bajó como pudo hacia la costa ya </w:t>
      </w:r>
      <w:r w:rsidR="00462522">
        <w:t>que</w:t>
      </w:r>
      <w:r>
        <w:t xml:space="preserve"> no había escalones y el descenso era empinado. Se encontró con un bulto grande en una bolsa roja. Dudó antes de abrirlo, pero su </w:t>
      </w:r>
      <w:r w:rsidR="004F520D">
        <w:t>curiosidad</w:t>
      </w:r>
      <w:r>
        <w:t xml:space="preserve"> puedo más </w:t>
      </w:r>
      <w:r w:rsidR="00462522">
        <w:t>que</w:t>
      </w:r>
      <w:r>
        <w:t xml:space="preserve"> el, entonces, corrió lentamente el cierre de la saca y, de repente, abrió grande sus ojos se abrieron desmesuradamente como no dando crédito de lo qu</w:t>
      </w:r>
      <w:r w:rsidR="00F2424F">
        <w:t>e</w:t>
      </w:r>
      <w:r>
        <w:t xml:space="preserve"> acababa de ver.</w:t>
      </w:r>
    </w:p>
    <w:p w14:paraId="32FE6671" w14:textId="77777777" w:rsidR="00043F14" w:rsidRDefault="00043F14" w:rsidP="00043F14">
      <w:pPr>
        <w:ind w:left="720"/>
      </w:pPr>
    </w:p>
    <w:p w14:paraId="7975B055" w14:textId="466AE817" w:rsidR="00165010" w:rsidRPr="008721C4" w:rsidRDefault="00000000" w:rsidP="00043F14">
      <w:pPr>
        <w:ind w:left="720"/>
      </w:pPr>
      <w:r>
        <w:t xml:space="preserve">Cuando la inspectora detective, de homicidios, Grace Bennett, se hizo presente en el </w:t>
      </w:r>
      <w:r w:rsidR="004F520D">
        <w:t>sitio</w:t>
      </w:r>
      <w:r>
        <w:t xml:space="preserve"> del hallazgo, acompañada con el joven moreno sargento Joseph Miller, la policía ya había acordonado el lugar, mientras, un centenar de curiosos pugnaban por acercarse. El aullar de una </w:t>
      </w:r>
      <w:r w:rsidR="004B609E">
        <w:t>sirena</w:t>
      </w:r>
      <w:r>
        <w:t xml:space="preserve"> sanitaria, con luces ultravioletas prendidas </w:t>
      </w:r>
      <w:r w:rsidR="00462522">
        <w:t>que</w:t>
      </w:r>
      <w:r>
        <w:t xml:space="preserve"> combinaban entre el azul intenso al rosado, acompañada de más patrulleros tronaba en la avenida High Street </w:t>
      </w:r>
      <w:r w:rsidR="00896727">
        <w:t>a unos metros del rio</w:t>
      </w:r>
      <w:r>
        <w:t>, cercana al lugar del descubrimiento del joven Kevin Taylor.</w:t>
      </w:r>
    </w:p>
    <w:p w14:paraId="32FAA0CC" w14:textId="504A05EF" w:rsidR="00165010" w:rsidRPr="008721C4" w:rsidRDefault="00000000">
      <w:pPr>
        <w:ind w:left="720"/>
      </w:pPr>
      <w:r>
        <w:t xml:space="preserve">Dos médicos forenses examinaban el hallazgo en una camilla improvisada, mientras, la policía </w:t>
      </w:r>
      <w:r w:rsidR="00E23FA5">
        <w:t>científica</w:t>
      </w:r>
      <w:r>
        <w:t xml:space="preserve"> buscaba huellas en el bote y levantaban los rastros </w:t>
      </w:r>
      <w:r w:rsidR="00462522">
        <w:t>que</w:t>
      </w:r>
      <w:r>
        <w:t xml:space="preserve"> encontraban, para después escañar lo recolectado en el laboratorio.</w:t>
      </w:r>
    </w:p>
    <w:p w14:paraId="53F773F8" w14:textId="77777777" w:rsidR="00165010" w:rsidRPr="008721C4" w:rsidRDefault="00422D18">
      <w:pPr>
        <w:ind w:left="720"/>
      </w:pPr>
      <w:r>
        <w:t>― ¿Quien descubrió el bulto?, preguntó la detective Benton a un subalterno.</w:t>
      </w:r>
    </w:p>
    <w:p w14:paraId="5728E455" w14:textId="32EB5686" w:rsidR="00165010" w:rsidRPr="008721C4" w:rsidRDefault="00422D18">
      <w:pPr>
        <w:ind w:left="720"/>
      </w:pPr>
      <w:r>
        <w:t>― Un joven qu</w:t>
      </w:r>
      <w:r w:rsidR="007E2886">
        <w:t>e</w:t>
      </w:r>
      <w:r>
        <w:t xml:space="preserve"> estaba practicando running, llamado Kevin Taylor. Dice </w:t>
      </w:r>
      <w:r w:rsidR="00462522">
        <w:t>que</w:t>
      </w:r>
      <w:r>
        <w:t xml:space="preserve"> se cruzó con un hombre antes del hallazgo. Esta en un patrullero. Muy nervioso y realmente consternado, inspectora.</w:t>
      </w:r>
    </w:p>
    <w:p w14:paraId="56CC78A7" w14:textId="3B230DD6" w:rsidR="00165010" w:rsidRPr="008721C4" w:rsidRDefault="00000000">
      <w:pPr>
        <w:ind w:left="720"/>
      </w:pPr>
      <w:r>
        <w:t xml:space="preserve">Grace </w:t>
      </w:r>
      <w:r w:rsidR="00F54961">
        <w:t>asintió</w:t>
      </w:r>
      <w:r>
        <w:t xml:space="preserve">, y miró hacia el patrullero con la intención de interrogar al joven, pero, de repente, frenó un auto de alta gama frente a ella y bajo la fiscal, Kristen Walker, de unos 50 años, delgada, alta y rubia, </w:t>
      </w:r>
      <w:r w:rsidR="00462522">
        <w:t>que</w:t>
      </w:r>
      <w:r>
        <w:t xml:space="preserve"> </w:t>
      </w:r>
      <w:r w:rsidR="00E23FA5">
        <w:t>vestía</w:t>
      </w:r>
      <w:r>
        <w:t xml:space="preserve"> un traje impecable de color azul y tacos altos. Conocida de la inspectora Benton. Cuando iban a entablar una conversación la llamó uno de los médico forenses, mientras, se secaba la transpiración de una frente arrugada por los años.</w:t>
      </w:r>
    </w:p>
    <w:p w14:paraId="7D3D8E75" w14:textId="646EA402" w:rsidR="00165010" w:rsidRPr="008721C4" w:rsidRDefault="00422D18">
      <w:pPr>
        <w:ind w:left="720"/>
      </w:pPr>
      <w:r>
        <w:t xml:space="preserve">― El macabro hallazgo pertenece a una joven mujer. Se hallaron </w:t>
      </w:r>
      <w:r w:rsidR="004F4CED">
        <w:t>lesiones</w:t>
      </w:r>
      <w:r>
        <w:t xml:space="preserve"> con </w:t>
      </w:r>
      <w:r w:rsidR="00194DD9">
        <w:t>signos</w:t>
      </w:r>
      <w:r>
        <w:t xml:space="preserve"> de autodefensa en su cuello, lo </w:t>
      </w:r>
      <w:r w:rsidR="004F4CED">
        <w:t>que</w:t>
      </w:r>
      <w:r>
        <w:t xml:space="preserve"> indica </w:t>
      </w:r>
      <w:r w:rsidR="00DB641A">
        <w:t>que</w:t>
      </w:r>
      <w:r>
        <w:t xml:space="preserve"> la víctima se defendió. Su cabeza fue cercenada de su cuerpo. Tiene petequias por toda la cara y en los ojos, y también, </w:t>
      </w:r>
      <w:r w:rsidR="004F4CED">
        <w:t>pequeños</w:t>
      </w:r>
      <w:r>
        <w:t xml:space="preserve"> puntitos rojos, seguramente por la hemorragia producida por la asfixia. La cabeza es lo único </w:t>
      </w:r>
      <w:r w:rsidR="004F4CED">
        <w:t>que</w:t>
      </w:r>
      <w:r>
        <w:t xml:space="preserve"> se encontró en el bote, señora fiscal, le informó el forense.</w:t>
      </w:r>
    </w:p>
    <w:p w14:paraId="3D8F1F02" w14:textId="7528FDDC" w:rsidR="00165010" w:rsidRPr="008721C4" w:rsidRDefault="00422D18">
      <w:pPr>
        <w:ind w:left="720"/>
      </w:pPr>
      <w:r>
        <w:t>― Pero, ¿Entonces, el cuerpo no está? preguntó la fiscal con total asombro.</w:t>
      </w:r>
    </w:p>
    <w:p w14:paraId="36A556FC" w14:textId="2BE07851" w:rsidR="00165010" w:rsidRPr="008721C4" w:rsidRDefault="00422D18">
      <w:pPr>
        <w:ind w:left="720"/>
      </w:pPr>
      <w:r>
        <w:t xml:space="preserve">― El forense hizo un gesto negativo </w:t>
      </w:r>
      <w:r w:rsidR="00071913">
        <w:t xml:space="preserve">― </w:t>
      </w:r>
      <w:r>
        <w:t xml:space="preserve">La decapitaron y ocultaron el cuerpo en otro </w:t>
      </w:r>
      <w:r w:rsidR="004F4CED">
        <w:t>sitio</w:t>
      </w:r>
      <w:r>
        <w:t>.</w:t>
      </w:r>
    </w:p>
    <w:p w14:paraId="0006D16D" w14:textId="2660C638" w:rsidR="00165010" w:rsidRDefault="00000000">
      <w:pPr>
        <w:ind w:left="720"/>
      </w:pPr>
      <w:r>
        <w:t xml:space="preserve">La fiscal se puso una mano en la boca, mientras, observaba la cabeza de la desafortunada víctima, de tez blanca y pelo dorado, </w:t>
      </w:r>
      <w:r w:rsidR="00462522">
        <w:t>que</w:t>
      </w:r>
      <w:r>
        <w:t xml:space="preserve"> al instante era cubierta con un nailon transparente y </w:t>
      </w:r>
      <w:r w:rsidR="004F4CED">
        <w:t>depositada</w:t>
      </w:r>
      <w:r>
        <w:t xml:space="preserve"> en una bolsa de vinilo negro.</w:t>
      </w:r>
    </w:p>
    <w:p w14:paraId="209CE7D7" w14:textId="0D61827D" w:rsidR="00165010" w:rsidRDefault="00000000">
      <w:pPr>
        <w:ind w:left="720"/>
      </w:pPr>
      <w:r>
        <w:t xml:space="preserve"> La fiscal Walker, le indagó a la policía </w:t>
      </w:r>
      <w:r w:rsidR="00E23FA5">
        <w:t>científica</w:t>
      </w:r>
      <w:r>
        <w:t>.</w:t>
      </w:r>
    </w:p>
    <w:p w14:paraId="3E76E126" w14:textId="1EB24EB0" w:rsidR="00165010" w:rsidRDefault="00422D18">
      <w:pPr>
        <w:ind w:left="720"/>
        <w:rPr>
          <w:rPrChange w:id="0" w:author="Author" w:date="2024-06-26T12:40:00Z">
            <w:rPr>
              <w:sz w:val="28"/>
            </w:rPr>
          </w:rPrChange>
        </w:rPr>
      </w:pPr>
      <w:r>
        <w:lastRenderedPageBreak/>
        <w:t xml:space="preserve">― Se pudo determinar sí al bote lo </w:t>
      </w:r>
      <w:r w:rsidR="004F4CED">
        <w:t>pusieron</w:t>
      </w:r>
      <w:r>
        <w:t xml:space="preserve"> aquí, o vino a través del rio y encalló en este lugar. </w:t>
      </w:r>
    </w:p>
    <w:p w14:paraId="71A83F33" w14:textId="665703B8" w:rsidR="00165010" w:rsidRDefault="00000000">
      <w:pPr>
        <w:ind w:left="720"/>
        <w:rPr>
          <w:rPrChange w:id="1" w:author="Author" w:date="2024-06-26T12:40:00Z">
            <w:rPr>
              <w:sz w:val="28"/>
            </w:rPr>
          </w:rPrChange>
        </w:rPr>
      </w:pPr>
      <w:r>
        <w:t xml:space="preserve">El </w:t>
      </w:r>
      <w:r w:rsidR="001348E8">
        <w:t>científico</w:t>
      </w:r>
      <w:r>
        <w:t xml:space="preserve"> dudó un instante y se </w:t>
      </w:r>
      <w:r w:rsidR="00F54961">
        <w:t>quedó</w:t>
      </w:r>
      <w:r>
        <w:t xml:space="preserve"> observando el río antes de contestar </w:t>
      </w:r>
      <w:r w:rsidR="00071913">
        <w:t xml:space="preserve">― </w:t>
      </w:r>
      <w:r>
        <w:t xml:space="preserve">El rio fluye en una dirección generalmente sureste hacia Booking cerca de Braintree. Es probable </w:t>
      </w:r>
      <w:r w:rsidR="004F4CED">
        <w:t>que</w:t>
      </w:r>
      <w:r>
        <w:t xml:space="preserve"> sí lo echaron al río la corriente lo trajo hasta Maldon, los </w:t>
      </w:r>
      <w:r w:rsidR="00462522">
        <w:t>que</w:t>
      </w:r>
      <w:r>
        <w:t xml:space="preserve"> intentamos hacer es definir desde </w:t>
      </w:r>
      <w:r w:rsidR="00462522">
        <w:t>que</w:t>
      </w:r>
      <w:r>
        <w:t xml:space="preserve"> lugar venía, según la orientación de la corriente y el viento, igualmente usamos el “método” de deriva inversa, con una </w:t>
      </w:r>
      <w:r w:rsidR="004B609E">
        <w:t>posibilidad</w:t>
      </w:r>
      <w:r>
        <w:t xml:space="preserve"> muy razonable. Revisaremos sí en el entornó a la estatua hay alguna cámara de seguridad, para </w:t>
      </w:r>
      <w:r w:rsidR="00462522">
        <w:t>que</w:t>
      </w:r>
      <w:r>
        <w:t xml:space="preserve"> nos dé una pista. De cualquier manera le diré </w:t>
      </w:r>
      <w:r w:rsidR="00462522">
        <w:t>que</w:t>
      </w:r>
      <w:r>
        <w:t xml:space="preserve"> en el bote no se encontraron manchas de sangre u otros elementos </w:t>
      </w:r>
      <w:r w:rsidR="00462522">
        <w:t>que</w:t>
      </w:r>
      <w:r>
        <w:t xml:space="preserve"> esté implicado con la víctima, igualmente no dejan de ser teorías precipitadas, señora fiscal.</w:t>
      </w:r>
    </w:p>
    <w:p w14:paraId="5E8D83E8" w14:textId="5F1AA52C" w:rsidR="00165010" w:rsidRPr="008721C4" w:rsidRDefault="00000000">
      <w:pPr>
        <w:ind w:left="720"/>
      </w:pPr>
      <w:r>
        <w:t xml:space="preserve">La fiscal </w:t>
      </w:r>
      <w:r w:rsidR="00F54961">
        <w:t>asintió</w:t>
      </w:r>
      <w:r>
        <w:t xml:space="preserve"> despacio, como ausente, observando el río y, cuando iba hablar,</w:t>
      </w:r>
    </w:p>
    <w:p w14:paraId="760A4933" w14:textId="4C517260" w:rsidR="00165010" w:rsidRPr="008721C4" w:rsidRDefault="00000000">
      <w:pPr>
        <w:ind w:left="720"/>
      </w:pPr>
      <w:r>
        <w:t xml:space="preserve"> el médico forense interrumpió ― Cuando usted lo disponga, doctora, trasladamos los restos hallados a la morgue judicial para su posterior </w:t>
      </w:r>
      <w:r w:rsidR="001348E8">
        <w:t>autopsia</w:t>
      </w:r>
      <w:r>
        <w:t xml:space="preserve">, y realizarle el ADN. Le adelantaré un dato para la investigación, la decapitación no fue hecha por un </w:t>
      </w:r>
      <w:r w:rsidR="004B609E">
        <w:t>profesional</w:t>
      </w:r>
      <w:r>
        <w:t xml:space="preserve"> médico con una </w:t>
      </w:r>
      <w:r w:rsidR="004F4CED">
        <w:t>sierra</w:t>
      </w:r>
      <w:r>
        <w:t xml:space="preserve"> quirúrgica, seguramente, se </w:t>
      </w:r>
      <w:r w:rsidR="004F4CED">
        <w:t>usó</w:t>
      </w:r>
      <w:r>
        <w:t xml:space="preserve"> una </w:t>
      </w:r>
      <w:r w:rsidR="00DB641A">
        <w:t>motosierra</w:t>
      </w:r>
      <w:r>
        <w:t xml:space="preserve">  portátil a </w:t>
      </w:r>
      <w:r w:rsidR="004F4CED">
        <w:t>explosión</w:t>
      </w:r>
      <w:r>
        <w:t xml:space="preserve"> por su filo cortante o algo </w:t>
      </w:r>
      <w:r w:rsidR="004F4CED">
        <w:t>similar</w:t>
      </w:r>
      <w:r>
        <w:t>.</w:t>
      </w:r>
    </w:p>
    <w:p w14:paraId="03A71547" w14:textId="2964DCC9" w:rsidR="00165010" w:rsidRDefault="00422D18">
      <w:pPr>
        <w:ind w:left="720"/>
      </w:pPr>
      <w:r>
        <w:t xml:space="preserve">― De acuerdo, doctor, espero su informe a la brevedad. Es un caso muy complejo para resolver, teniendo la identidad de la víctima sabremos sí pertenecía a esta ciudad, o no y, a sí podemos avanzar en este horrible crimen. Exhaló profundo y le ordenó a la inspectora Benton, </w:t>
      </w:r>
      <w:r w:rsidR="00462522">
        <w:t>que</w:t>
      </w:r>
      <w:r>
        <w:t xml:space="preserve"> interrogara a la persona </w:t>
      </w:r>
      <w:r w:rsidR="00462522">
        <w:t>que</w:t>
      </w:r>
      <w:r>
        <w:t xml:space="preserve"> había descubierto la cabeza de la infortunada mujer y le acercara el informe, Dicho esto y con un saludo a medias, subió a su automóvil y se retiró del lugar.</w:t>
      </w:r>
    </w:p>
    <w:p w14:paraId="3BE80010" w14:textId="77777777" w:rsidR="00165010" w:rsidRDefault="00165010">
      <w:pPr>
        <w:ind w:left="720"/>
        <w:rPr>
          <w:sz w:val="28"/>
          <w:szCs w:val="28"/>
        </w:rPr>
      </w:pPr>
    </w:p>
    <w:p w14:paraId="4E57334A" w14:textId="77777777" w:rsidR="00165010" w:rsidRDefault="00165010">
      <w:pPr>
        <w:ind w:left="720"/>
        <w:rPr>
          <w:sz w:val="28"/>
          <w:szCs w:val="28"/>
        </w:rPr>
      </w:pPr>
    </w:p>
    <w:p w14:paraId="60612F2D" w14:textId="72E3985D" w:rsidR="00283026" w:rsidRDefault="00000000">
      <w:pPr>
        <w:ind w:left="720"/>
      </w:pPr>
      <w:r>
        <w:t xml:space="preserve"> </w:t>
      </w:r>
      <w:r w:rsidR="00283026">
        <w:br w:type="page"/>
      </w:r>
      <w:r>
        <w:lastRenderedPageBreak/>
        <w:t xml:space="preserve">En su despacho y con un joven ayudante a su lado, la inspectora Grace Bennett, de unos cuarenta años, tez blanca, pelo corto renegrido como sus ojos y de estatura media para una mujer, interrogó al joven Kevin Taylor, </w:t>
      </w:r>
      <w:r w:rsidR="00462522">
        <w:t>que</w:t>
      </w:r>
      <w:r>
        <w:t xml:space="preserve"> seguía pálido con los labios </w:t>
      </w:r>
      <w:r w:rsidR="004F4CED">
        <w:t>casi</w:t>
      </w:r>
      <w:r>
        <w:t xml:space="preserve"> blancos y con un temblor imperceptible, a pesar de las horas transcurridas del descubrimiento del crimen.</w:t>
      </w:r>
    </w:p>
    <w:p w14:paraId="1B511B99" w14:textId="2A0F9B57" w:rsidR="00165010" w:rsidRPr="008721C4" w:rsidRDefault="00422D18">
      <w:pPr>
        <w:ind w:left="720"/>
      </w:pPr>
      <w:r>
        <w:t xml:space="preserve">― Kevin Taylor, 27 años, con </w:t>
      </w:r>
      <w:r w:rsidR="00D36C47">
        <w:t>residencia</w:t>
      </w:r>
      <w:r>
        <w:t xml:space="preserve"> en la ciudad de Colchester, (condado de Essex) ¿Es correcto?, le preguntó la inspectora, clavándole los ojos negros.</w:t>
      </w:r>
    </w:p>
    <w:p w14:paraId="119C78D4" w14:textId="77777777" w:rsidR="00165010" w:rsidRDefault="00422D18">
      <w:pPr>
        <w:ind w:left="720"/>
      </w:pPr>
      <w:r>
        <w:t>― Si.., es correcto, vivo en Colchester, inspectora.</w:t>
      </w:r>
    </w:p>
    <w:p w14:paraId="3AD411FE" w14:textId="4AAA3D30" w:rsidR="00165010" w:rsidRPr="008721C4" w:rsidRDefault="00000000">
      <w:pPr>
        <w:ind w:left="720"/>
      </w:pPr>
      <w:r>
        <w:t xml:space="preserve">La inspectora </w:t>
      </w:r>
      <w:r w:rsidR="00F54961">
        <w:t>asintió</w:t>
      </w:r>
      <w:r>
        <w:t xml:space="preserve"> con la cabeza, y después preguntó.</w:t>
      </w:r>
    </w:p>
    <w:p w14:paraId="74C300DB" w14:textId="12EABA14" w:rsidR="00165010" w:rsidRPr="008721C4" w:rsidRDefault="00422D18">
      <w:pPr>
        <w:ind w:left="720"/>
      </w:pPr>
      <w:r>
        <w:t xml:space="preserve">― ¿Y, entonces, </w:t>
      </w:r>
      <w:r w:rsidR="00462522">
        <w:t>que</w:t>
      </w:r>
      <w:r>
        <w:t xml:space="preserve"> hacía corriendo en la escollera de Maldon, en esta fría mañana?, señor Taylor.</w:t>
      </w:r>
    </w:p>
    <w:p w14:paraId="7804CB9D" w14:textId="2FE41ED3" w:rsidR="00165010" w:rsidRPr="008721C4" w:rsidRDefault="00422D18">
      <w:pPr>
        <w:ind w:left="720"/>
      </w:pPr>
      <w:r>
        <w:t xml:space="preserve">― Kevin se tomó unos segundos para responder </w:t>
      </w:r>
      <w:r w:rsidR="00071913">
        <w:t xml:space="preserve">― </w:t>
      </w:r>
      <w:r>
        <w:t xml:space="preserve">Suelo </w:t>
      </w:r>
      <w:r w:rsidR="00D36C47">
        <w:t>visitar</w:t>
      </w:r>
      <w:r>
        <w:t xml:space="preserve"> a mi </w:t>
      </w:r>
      <w:r w:rsidR="004B609E">
        <w:t>tía</w:t>
      </w:r>
      <w:r>
        <w:t xml:space="preserve"> Leia </w:t>
      </w:r>
      <w:r w:rsidR="00462522">
        <w:t>que</w:t>
      </w:r>
      <w:r>
        <w:t xml:space="preserve"> vive aquí en Maldon.</w:t>
      </w:r>
    </w:p>
    <w:p w14:paraId="6B044230" w14:textId="08E2F2E0" w:rsidR="00165010" w:rsidRPr="008721C4" w:rsidRDefault="00000000">
      <w:pPr>
        <w:ind w:left="720"/>
      </w:pPr>
      <w:r>
        <w:t>¿</w:t>
      </w:r>
      <w:r w:rsidR="00D36C47">
        <w:t>Dónde</w:t>
      </w:r>
      <w:r>
        <w:t xml:space="preserve"> vive su </w:t>
      </w:r>
      <w:r w:rsidR="004B609E">
        <w:t>tía</w:t>
      </w:r>
      <w:r>
        <w:t>?</w:t>
      </w:r>
    </w:p>
    <w:p w14:paraId="1D6C2AE5" w14:textId="04E849E0" w:rsidR="00165010" w:rsidRPr="008721C4" w:rsidRDefault="00000000">
      <w:pPr>
        <w:ind w:left="720"/>
      </w:pPr>
      <w:r>
        <w:t xml:space="preserve">En la calle 501 de Victoria </w:t>
      </w:r>
      <w:r w:rsidR="00D36C47">
        <w:t>Roa</w:t>
      </w:r>
      <w:r>
        <w:t>d, cercana al río.</w:t>
      </w:r>
    </w:p>
    <w:p w14:paraId="59B6459E" w14:textId="3FE4133E" w:rsidR="00165010" w:rsidRPr="008721C4" w:rsidRDefault="00422D18">
      <w:pPr>
        <w:ind w:left="720"/>
      </w:pPr>
      <w:r>
        <w:t xml:space="preserve">― ¿Con </w:t>
      </w:r>
      <w:r w:rsidR="00B15E96">
        <w:t>quién</w:t>
      </w:r>
      <w:r>
        <w:t xml:space="preserve"> vive su </w:t>
      </w:r>
      <w:r w:rsidR="004B609E">
        <w:t>tía</w:t>
      </w:r>
      <w:r>
        <w:t>?, señor Taylor.</w:t>
      </w:r>
    </w:p>
    <w:p w14:paraId="4099A19B" w14:textId="7167652F" w:rsidR="00165010" w:rsidRDefault="00422D18">
      <w:pPr>
        <w:ind w:left="720"/>
        <w:rPr>
          <w:rPrChange w:id="2" w:author="Author" w:date="2024-06-26T12:40:00Z">
            <w:rPr>
              <w:sz w:val="28"/>
            </w:rPr>
          </w:rPrChange>
        </w:rPr>
      </w:pPr>
      <w:r>
        <w:t xml:space="preserve">― Vive sola y es una mujer obesa, lo </w:t>
      </w:r>
      <w:r w:rsidR="00B15E96">
        <w:t>que</w:t>
      </w:r>
      <w:r>
        <w:t xml:space="preserve"> dificulta muchas veces su traslado. Últimamente no se encuentra bien de salud.</w:t>
      </w:r>
    </w:p>
    <w:p w14:paraId="60D97DAA" w14:textId="7AE5B31B" w:rsidR="00165010" w:rsidRDefault="00422D18">
      <w:pPr>
        <w:ind w:left="720"/>
        <w:rPr>
          <w:rPrChange w:id="3" w:author="Author" w:date="2024-06-26T12:40:00Z">
            <w:rPr>
              <w:sz w:val="28"/>
            </w:rPr>
          </w:rPrChange>
        </w:rPr>
      </w:pPr>
      <w:r>
        <w:t xml:space="preserve">― </w:t>
      </w:r>
      <w:r w:rsidR="00D7111A">
        <w:t xml:space="preserve">¿Cuándo </w:t>
      </w:r>
      <w:r>
        <w:t xml:space="preserve">bajó al </w:t>
      </w:r>
      <w:r w:rsidR="00B15E96">
        <w:t>rio</w:t>
      </w:r>
      <w:r>
        <w:t xml:space="preserve">, y su </w:t>
      </w:r>
      <w:r w:rsidR="00DB641A">
        <w:t>curiosidad</w:t>
      </w:r>
      <w:r>
        <w:t xml:space="preserve"> lo llevó al bote, vio alguna persona cercana o algo </w:t>
      </w:r>
      <w:r w:rsidR="00462522">
        <w:t>que</w:t>
      </w:r>
      <w:r>
        <w:t xml:space="preserve"> le haya llamado la atención?</w:t>
      </w:r>
    </w:p>
    <w:p w14:paraId="12B6D21B" w14:textId="16F1DE26" w:rsidR="00165010" w:rsidRDefault="00000000">
      <w:pPr>
        <w:ind w:left="720"/>
      </w:pPr>
      <w:r>
        <w:t xml:space="preserve">Negó con la cabeza </w:t>
      </w:r>
      <w:r w:rsidR="00071913">
        <w:t xml:space="preserve">― </w:t>
      </w:r>
      <w:r>
        <w:t xml:space="preserve">No, no había nadie, solamente me crucé con una mujer </w:t>
      </w:r>
      <w:r w:rsidR="00462522">
        <w:t>que</w:t>
      </w:r>
      <w:r>
        <w:t xml:space="preserve"> paseaba un perro y con un hombre con una caña de pescar en el hombro. Fue horrible cuando abrí el bolso. Tuve nauseas ― hizo una pausa ― mientras sus ojos se llenaban de </w:t>
      </w:r>
      <w:r w:rsidR="00DB641A">
        <w:t>lágrimas</w:t>
      </w:r>
      <w:r>
        <w:t xml:space="preserve"> </w:t>
      </w:r>
      <w:r w:rsidR="00071913">
        <w:t xml:space="preserve">― </w:t>
      </w:r>
      <w:r>
        <w:t>Después de unos minutos me tranquilice y llamé a la estación policial.</w:t>
      </w:r>
    </w:p>
    <w:p w14:paraId="0AA70624" w14:textId="656E99D9" w:rsidR="00165010" w:rsidRDefault="00422D18">
      <w:pPr>
        <w:ind w:left="720"/>
        <w:rPr>
          <w:rPrChange w:id="4" w:author="Author" w:date="2024-06-26T12:40:00Z">
            <w:rPr>
              <w:sz w:val="28"/>
            </w:rPr>
          </w:rPrChange>
        </w:rPr>
      </w:pPr>
      <w:r>
        <w:t xml:space="preserve">― </w:t>
      </w:r>
      <w:r w:rsidR="004172AE">
        <w:t xml:space="preserve">¿Qué </w:t>
      </w:r>
      <w:r>
        <w:t xml:space="preserve">lejos estaba del hallazgo el hombre </w:t>
      </w:r>
      <w:r w:rsidR="00462522">
        <w:t>que</w:t>
      </w:r>
      <w:r>
        <w:t xml:space="preserve"> se cruzó con usted y la mujer con el perro? señor Taylor, le preguntó la inspectora, cruzada de brazos.</w:t>
      </w:r>
    </w:p>
    <w:p w14:paraId="44A34CA0" w14:textId="0B7E40A8" w:rsidR="00165010" w:rsidRDefault="00000000">
      <w:pPr>
        <w:ind w:left="720"/>
        <w:rPr>
          <w:rPrChange w:id="5" w:author="Author" w:date="2024-06-26T12:40:00Z">
            <w:rPr>
              <w:sz w:val="28"/>
            </w:rPr>
          </w:rPrChange>
        </w:rPr>
      </w:pPr>
      <w:r>
        <w:t xml:space="preserve">Kevin, dudó antes de responder </w:t>
      </w:r>
      <w:r w:rsidR="00071913">
        <w:t xml:space="preserve">― </w:t>
      </w:r>
      <w:r>
        <w:t>diría 200 a 300 metros.</w:t>
      </w:r>
    </w:p>
    <w:p w14:paraId="47BF5CC8" w14:textId="77777777" w:rsidR="00165010" w:rsidRDefault="00422D18">
      <w:pPr>
        <w:ind w:left="720"/>
        <w:rPr>
          <w:rPrChange w:id="6" w:author="Author" w:date="2024-06-26T12:40:00Z">
            <w:rPr>
              <w:sz w:val="28"/>
            </w:rPr>
          </w:rPrChange>
        </w:rPr>
      </w:pPr>
      <w:r>
        <w:t>― ¿No lo podría identificar?, le inquirió la oficial.</w:t>
      </w:r>
    </w:p>
    <w:p w14:paraId="13574983" w14:textId="5B31E427" w:rsidR="00165010" w:rsidRDefault="00422D18">
      <w:pPr>
        <w:ind w:left="720"/>
        <w:rPr>
          <w:rPrChange w:id="7" w:author="Author" w:date="2024-06-26T12:40:00Z">
            <w:rPr>
              <w:sz w:val="28"/>
            </w:rPr>
          </w:rPrChange>
        </w:rPr>
      </w:pPr>
      <w:r>
        <w:t xml:space="preserve">― Era un hombre alto y de pelo blanco, nada más </w:t>
      </w:r>
      <w:r w:rsidR="00B15E96">
        <w:t>que</w:t>
      </w:r>
      <w:r>
        <w:t xml:space="preserve"> eso. No reparé en </w:t>
      </w:r>
      <w:r w:rsidR="00B15E96">
        <w:t>él</w:t>
      </w:r>
      <w:r>
        <w:t xml:space="preserve">, además, la </w:t>
      </w:r>
      <w:r w:rsidR="00DB641A">
        <w:t>visibilidad</w:t>
      </w:r>
      <w:r>
        <w:t xml:space="preserve"> era escasa.</w:t>
      </w:r>
    </w:p>
    <w:p w14:paraId="16ABECCD" w14:textId="4FD15A55" w:rsidR="00165010" w:rsidRDefault="00422D18">
      <w:pPr>
        <w:ind w:left="720"/>
        <w:rPr>
          <w:rPrChange w:id="8" w:author="Author" w:date="2024-06-26T12:40:00Z">
            <w:rPr>
              <w:sz w:val="28"/>
            </w:rPr>
          </w:rPrChange>
        </w:rPr>
      </w:pPr>
      <w:r>
        <w:t>― Señor Taylor. ¿Usted conocía a la víctima?, le espetó de repente la inspectora.</w:t>
      </w:r>
    </w:p>
    <w:p w14:paraId="5CA82F84" w14:textId="631450A4" w:rsidR="00165010" w:rsidRDefault="00000000">
      <w:pPr>
        <w:ind w:left="720"/>
        <w:rPr>
          <w:rPrChange w:id="9" w:author="Author" w:date="2024-06-26T12:40:00Z">
            <w:rPr>
              <w:sz w:val="28"/>
            </w:rPr>
          </w:rPrChange>
        </w:rPr>
      </w:pPr>
      <w:r>
        <w:t xml:space="preserve">Taylor le clavó los ojos y </w:t>
      </w:r>
      <w:r w:rsidR="00F54961">
        <w:t>quedó</w:t>
      </w:r>
      <w:r>
        <w:t xml:space="preserve"> mudo por unos segundos antes de contestar.</w:t>
      </w:r>
    </w:p>
    <w:p w14:paraId="3B33B9E3" w14:textId="244A86B5" w:rsidR="00165010" w:rsidRDefault="00000000">
      <w:pPr>
        <w:ind w:left="720"/>
        <w:rPr>
          <w:rPrChange w:id="10" w:author="Author" w:date="2024-06-26T12:40:00Z">
            <w:rPr>
              <w:sz w:val="28"/>
            </w:rPr>
          </w:rPrChange>
        </w:rPr>
      </w:pPr>
      <w:r>
        <w:t xml:space="preserve">Negó con la cabeza </w:t>
      </w:r>
      <w:r w:rsidR="00071913">
        <w:t xml:space="preserve">― </w:t>
      </w:r>
      <w:r>
        <w:t>No…, no la conocía. ¿</w:t>
      </w:r>
      <w:r w:rsidR="00462522">
        <w:t>Por qué</w:t>
      </w:r>
      <w:r>
        <w:t xml:space="preserve"> cree </w:t>
      </w:r>
      <w:r w:rsidR="00B15E96">
        <w:t>que</w:t>
      </w:r>
      <w:r>
        <w:t xml:space="preserve"> la tenía </w:t>
      </w:r>
      <w:r w:rsidR="00DB641A">
        <w:t>que</w:t>
      </w:r>
      <w:r>
        <w:t xml:space="preserve"> haber conocido?, le contestó con una voz entre cortada no todo clara.</w:t>
      </w:r>
    </w:p>
    <w:p w14:paraId="4A6F18A0" w14:textId="5FBD91B4" w:rsidR="00165010" w:rsidRDefault="00422D18">
      <w:pPr>
        <w:ind w:left="720"/>
        <w:rPr>
          <w:rPrChange w:id="11" w:author="Author" w:date="2024-06-26T12:40:00Z">
            <w:rPr>
              <w:sz w:val="28"/>
            </w:rPr>
          </w:rPrChange>
        </w:rPr>
      </w:pPr>
      <w:r>
        <w:t xml:space="preserve">― Nosotros hacemos la preguntas sólo eso, le contestó Grace― Y agregó― Algún otro aporte </w:t>
      </w:r>
      <w:r w:rsidR="00462522">
        <w:t>que</w:t>
      </w:r>
      <w:r>
        <w:t xml:space="preserve"> quiera hacer y </w:t>
      </w:r>
      <w:r w:rsidR="00462522">
        <w:t>que</w:t>
      </w:r>
      <w:r>
        <w:t xml:space="preserve"> haya olvidado.</w:t>
      </w:r>
    </w:p>
    <w:p w14:paraId="23107FD4" w14:textId="31334410" w:rsidR="00165010" w:rsidRDefault="00422D18">
      <w:pPr>
        <w:ind w:left="720"/>
        <w:rPr>
          <w:rPrChange w:id="12" w:author="Author" w:date="2024-06-26T12:40:00Z">
            <w:rPr>
              <w:sz w:val="28"/>
            </w:rPr>
          </w:rPrChange>
        </w:rPr>
      </w:pPr>
      <w:r>
        <w:t xml:space="preserve">― No tengo más nada </w:t>
      </w:r>
      <w:r w:rsidR="00462522">
        <w:t>que</w:t>
      </w:r>
      <w:r>
        <w:t xml:space="preserve"> declarar, inspectora, le dijo rápido como </w:t>
      </w:r>
      <w:r w:rsidR="00B15E96">
        <w:t>queriéndose</w:t>
      </w:r>
      <w:r>
        <w:t xml:space="preserve"> ir.</w:t>
      </w:r>
    </w:p>
    <w:p w14:paraId="4B04A95A" w14:textId="095B30FB" w:rsidR="00165010" w:rsidRDefault="00422D18">
      <w:pPr>
        <w:ind w:left="720"/>
      </w:pPr>
      <w:r>
        <w:t xml:space="preserve">― Gracias, señor Taylor por su colaboración. Pero le pido </w:t>
      </w:r>
      <w:r w:rsidR="00462522">
        <w:t>que</w:t>
      </w:r>
      <w:r>
        <w:t xml:space="preserve"> fije domicilio con el compromiso de acudir sí es citado judicialmente en el marco de la causa </w:t>
      </w:r>
      <w:r w:rsidR="00462522">
        <w:t>que</w:t>
      </w:r>
      <w:r>
        <w:t xml:space="preserve"> se intuye, de no hacerlo se le declarara en </w:t>
      </w:r>
      <w:r w:rsidR="00B15E96">
        <w:t>rebeldía</w:t>
      </w:r>
      <w:r>
        <w:t xml:space="preserve"> para la justicia. Además, deje su </w:t>
      </w:r>
      <w:r w:rsidR="00B15E96">
        <w:t>número</w:t>
      </w:r>
      <w:r>
        <w:t xml:space="preserve"> de su móvil y no abandone en país. </w:t>
      </w:r>
    </w:p>
    <w:p w14:paraId="0CE1CA86" w14:textId="7F7A80BE" w:rsidR="00165010" w:rsidRDefault="00000000">
      <w:pPr>
        <w:ind w:left="720"/>
        <w:rPr>
          <w:rPrChange w:id="13" w:author="Author" w:date="2024-06-26T12:40:00Z">
            <w:rPr>
              <w:sz w:val="28"/>
            </w:rPr>
          </w:rPrChange>
        </w:rPr>
      </w:pPr>
      <w:r>
        <w:t xml:space="preserve">Kevin </w:t>
      </w:r>
      <w:r w:rsidR="00F54961">
        <w:t>asintió</w:t>
      </w:r>
      <w:r>
        <w:t xml:space="preserve"> con la cabeza y en </w:t>
      </w:r>
      <w:r w:rsidR="00E23FA5">
        <w:t>silencio</w:t>
      </w:r>
      <w:r>
        <w:t>.</w:t>
      </w:r>
    </w:p>
    <w:p w14:paraId="4D232E93" w14:textId="6FD73F3E" w:rsidR="00165010" w:rsidRDefault="00422D18">
      <w:pPr>
        <w:ind w:left="720"/>
        <w:rPr>
          <w:rPrChange w:id="14" w:author="Author" w:date="2024-06-26T12:40:00Z">
            <w:rPr>
              <w:sz w:val="28"/>
            </w:rPr>
          </w:rPrChange>
        </w:rPr>
      </w:pPr>
      <w:r>
        <w:t xml:space="preserve">― Se puede retirar, una vez </w:t>
      </w:r>
      <w:r w:rsidR="00462522">
        <w:t>que</w:t>
      </w:r>
      <w:r>
        <w:t xml:space="preserve"> le haya dado los datos al ayudante, le ordenó Grace cuando se levantaba de su </w:t>
      </w:r>
      <w:r w:rsidR="00194DD9">
        <w:t>asiento</w:t>
      </w:r>
      <w:r>
        <w:t xml:space="preserve"> y le tendía la mano.</w:t>
      </w:r>
    </w:p>
    <w:p w14:paraId="59BEAA92" w14:textId="5625C73E" w:rsidR="00165010" w:rsidRDefault="00000000">
      <w:pPr>
        <w:ind w:left="720"/>
        <w:rPr>
          <w:rPrChange w:id="15" w:author="Author" w:date="2024-06-26T12:40:00Z">
            <w:rPr>
              <w:sz w:val="28"/>
            </w:rPr>
          </w:rPrChange>
        </w:rPr>
      </w:pPr>
      <w:r>
        <w:t xml:space="preserve">Cuando se retiró Kevin, el ayudante le preguntó a Grace </w:t>
      </w:r>
      <w:r w:rsidR="00071913">
        <w:t xml:space="preserve">― </w:t>
      </w:r>
      <w:r>
        <w:t>¿Le cree al joven?, inspectora.</w:t>
      </w:r>
    </w:p>
    <w:p w14:paraId="02A295D5" w14:textId="1FDE0A55" w:rsidR="00165010" w:rsidRDefault="00422D18">
      <w:pPr>
        <w:ind w:left="720"/>
        <w:rPr>
          <w:rPrChange w:id="16" w:author="Author" w:date="2024-06-26T12:40:00Z">
            <w:rPr>
              <w:sz w:val="28"/>
            </w:rPr>
          </w:rPrChange>
        </w:rPr>
      </w:pPr>
      <w:r>
        <w:t xml:space="preserve">― Diría </w:t>
      </w:r>
      <w:r w:rsidR="00462522">
        <w:t>que</w:t>
      </w:r>
      <w:r>
        <w:t xml:space="preserve"> sí, más allá </w:t>
      </w:r>
      <w:r w:rsidR="00462522">
        <w:t>que</w:t>
      </w:r>
      <w:r>
        <w:t xml:space="preserve"> en detalles muchos mienten. Igualmente, no lo descartaría con alguna partición en el crimen, por</w:t>
      </w:r>
      <w:r w:rsidR="00462522">
        <w:t>que</w:t>
      </w:r>
      <w:r>
        <w:t xml:space="preserve"> antes de determinar algo, todos son sospechosos.</w:t>
      </w:r>
    </w:p>
    <w:p w14:paraId="325ACA59" w14:textId="021A8FC0" w:rsidR="00165010" w:rsidRDefault="00000000">
      <w:pPr>
        <w:ind w:left="720"/>
        <w:rPr>
          <w:rPrChange w:id="17" w:author="Author" w:date="2024-06-26T12:40:00Z">
            <w:rPr>
              <w:sz w:val="28"/>
            </w:rPr>
          </w:rPrChange>
        </w:rPr>
      </w:pPr>
      <w:r>
        <w:t xml:space="preserve">El ayudante abrió </w:t>
      </w:r>
      <w:r w:rsidR="00CC38B6">
        <w:t>los ojos sorprendido</w:t>
      </w:r>
      <w:r>
        <w:t xml:space="preserve"> y se </w:t>
      </w:r>
      <w:r w:rsidR="00F54961">
        <w:t>quedó</w:t>
      </w:r>
      <w:r>
        <w:t xml:space="preserve"> mirándola, pero no dijo nada.</w:t>
      </w:r>
    </w:p>
    <w:p w14:paraId="684D4252" w14:textId="229BDFA3" w:rsidR="00954A22" w:rsidRDefault="00000000">
      <w:pPr>
        <w:ind w:left="720"/>
      </w:pPr>
      <w:r>
        <w:lastRenderedPageBreak/>
        <w:t xml:space="preserve">Mientras Grace observaba por el ventanal de la oficina como se retiraba Kevin Taylor, de la estación policial, de repente, se sentó en un banco de la plazoleta y hundió la cabeza entre las piernas, daba la </w:t>
      </w:r>
      <w:r w:rsidR="00B15E96">
        <w:t>impresión</w:t>
      </w:r>
      <w:r>
        <w:t xml:space="preserve"> </w:t>
      </w:r>
      <w:r w:rsidR="00462522">
        <w:t>que</w:t>
      </w:r>
      <w:r>
        <w:t xml:space="preserve"> estaba llorando.</w:t>
      </w:r>
      <w:r w:rsidR="00954A22">
        <w:br w:type="page"/>
      </w:r>
      <w:r>
        <w:lastRenderedPageBreak/>
        <w:t xml:space="preserve">En las puertas del juzgado esperaban </w:t>
      </w:r>
      <w:r w:rsidR="00B15E96">
        <w:t>ansiosos</w:t>
      </w:r>
      <w:r>
        <w:t xml:space="preserve"> un centenar de periodistas y </w:t>
      </w:r>
      <w:r w:rsidR="00B15E96">
        <w:t>camarógrafos</w:t>
      </w:r>
      <w:r>
        <w:t xml:space="preserve"> con sus atriles listos y ante la lente de los fotógrafos, la eminente conferencia de prensa de la fiscal del distrito, Kristen Walker, sobre el macabro hallazgo, de la cabeza de una joven mujer,  cercenada de su cuerpo, en un bote.</w:t>
      </w:r>
    </w:p>
    <w:p w14:paraId="153EAEEF" w14:textId="77777777" w:rsidR="00165010" w:rsidRDefault="00000000">
      <w:pPr>
        <w:ind w:left="720"/>
        <w:rPr>
          <w:rPrChange w:id="18" w:author="Author" w:date="2024-06-26T12:40:00Z">
            <w:rPr>
              <w:sz w:val="28"/>
            </w:rPr>
          </w:rPrChange>
        </w:rPr>
      </w:pPr>
      <w:r>
        <w:t xml:space="preserve"> La gente de la ciudad se iba acercado haciendo sus comentarios y pugnando por alguna mejor ubicación para escuchar a sus protagonistas.</w:t>
      </w:r>
    </w:p>
    <w:p w14:paraId="20C9B642" w14:textId="3888B418" w:rsidR="00165010" w:rsidRDefault="00000000">
      <w:pPr>
        <w:ind w:left="720"/>
      </w:pPr>
      <w:r>
        <w:t>De repente, la fiscal Kristen Walker se hizo presente vestida como para una fiesta de gala. Hizo un amague molesta por los flashe</w:t>
      </w:r>
      <w:r w:rsidR="00B15E96">
        <w:t>s</w:t>
      </w:r>
      <w:r>
        <w:t xml:space="preserve"> de las cámaras y de dos micrófonos cercano a su rostro.</w:t>
      </w:r>
    </w:p>
    <w:p w14:paraId="7561B4A0" w14:textId="23CE71DA" w:rsidR="00165010" w:rsidRDefault="00422D18">
      <w:pPr>
        <w:ind w:left="720"/>
        <w:rPr>
          <w:rPrChange w:id="19" w:author="Author" w:date="2024-06-26T12:40:00Z">
            <w:rPr>
              <w:sz w:val="28"/>
            </w:rPr>
          </w:rPrChange>
        </w:rPr>
      </w:pPr>
      <w:r>
        <w:t xml:space="preserve">― Que novedades tiene la fiscalía sobre este abominable hallazgo en el río, le espetó un conocido periodista de la </w:t>
      </w:r>
      <w:r w:rsidR="00194DD9">
        <w:t>televisión</w:t>
      </w:r>
      <w:r>
        <w:t xml:space="preserve"> londinense.</w:t>
      </w:r>
    </w:p>
    <w:p w14:paraId="405B563C" w14:textId="1FAA7DF6" w:rsidR="00165010" w:rsidRDefault="00422D18">
      <w:pPr>
        <w:ind w:left="720"/>
        <w:rPr>
          <w:rPrChange w:id="20" w:author="Author" w:date="2024-06-26T12:40:00Z">
            <w:rPr>
              <w:sz w:val="28"/>
            </w:rPr>
          </w:rPrChange>
        </w:rPr>
      </w:pPr>
      <w:r>
        <w:t xml:space="preserve">― Por momento son pocas hasta </w:t>
      </w:r>
      <w:r w:rsidR="00462522">
        <w:t>que</w:t>
      </w:r>
      <w:r>
        <w:t xml:space="preserve"> no se reciba el informe forense y de la policía </w:t>
      </w:r>
      <w:r w:rsidR="00E23FA5">
        <w:t>científica</w:t>
      </w:r>
      <w:r>
        <w:t xml:space="preserve"> sobre su identidad.</w:t>
      </w:r>
    </w:p>
    <w:p w14:paraId="0B081C3C" w14:textId="1D3DC2E1" w:rsidR="00165010" w:rsidRDefault="00422D18">
      <w:pPr>
        <w:ind w:left="720"/>
        <w:rPr>
          <w:rPrChange w:id="21" w:author="Author" w:date="2024-06-26T12:40:00Z">
            <w:rPr>
              <w:sz w:val="28"/>
            </w:rPr>
          </w:rPrChange>
        </w:rPr>
      </w:pPr>
      <w:r>
        <w:t>― ¿</w:t>
      </w:r>
      <w:r w:rsidR="00462522">
        <w:t>Por qué</w:t>
      </w:r>
      <w:r>
        <w:t xml:space="preserve"> demoran tanto?, le inquirió una joven periodista.</w:t>
      </w:r>
    </w:p>
    <w:p w14:paraId="512FD481" w14:textId="7CD90968" w:rsidR="00165010" w:rsidRDefault="00000000">
      <w:pPr>
        <w:ind w:left="720"/>
      </w:pPr>
      <w:r>
        <w:t xml:space="preserve"> Elevó el tono de voz </w:t>
      </w:r>
      <w:r w:rsidR="00071913">
        <w:t xml:space="preserve">― </w:t>
      </w:r>
      <w:r>
        <w:t xml:space="preserve">Ya lo </w:t>
      </w:r>
      <w:r w:rsidR="00DE0E40">
        <w:t>repetí</w:t>
      </w:r>
      <w:r>
        <w:t xml:space="preserve">. No es problema de la fiscalía, cuando tenga los resultados los daré, </w:t>
      </w:r>
      <w:r w:rsidR="00E23FA5">
        <w:t>siempre</w:t>
      </w:r>
      <w:r>
        <w:t xml:space="preserve"> </w:t>
      </w:r>
      <w:r w:rsidR="00462522">
        <w:t>que</w:t>
      </w:r>
      <w:r>
        <w:t xml:space="preserve"> no sean secreto del sumario, pero, igualmente, según el médico Patólogo por las condiciones de la parte del cuerpo descubierto el </w:t>
      </w:r>
      <w:r w:rsidR="00DE0E40">
        <w:t>análisis</w:t>
      </w:r>
      <w:r>
        <w:t xml:space="preserve"> puede tardar más de 20 días, le contestó la fiscal.</w:t>
      </w:r>
    </w:p>
    <w:p w14:paraId="32F8473C" w14:textId="29F6BBC8" w:rsidR="00165010" w:rsidRDefault="00422D18">
      <w:pPr>
        <w:ind w:left="720"/>
        <w:rPr>
          <w:rPrChange w:id="22" w:author="Author" w:date="2024-06-26T12:40:00Z">
            <w:rPr>
              <w:sz w:val="28"/>
            </w:rPr>
          </w:rPrChange>
        </w:rPr>
      </w:pPr>
      <w:r>
        <w:t xml:space="preserve">― El </w:t>
      </w:r>
      <w:r w:rsidR="004B609E">
        <w:t>asesinato</w:t>
      </w:r>
      <w:r>
        <w:t xml:space="preserve"> se puede vincular con alguna sexta </w:t>
      </w:r>
      <w:r w:rsidR="00462522">
        <w:t>que</w:t>
      </w:r>
      <w:r>
        <w:t xml:space="preserve"> realiza ritos satánicos, le preguntó, una periodista.</w:t>
      </w:r>
    </w:p>
    <w:p w14:paraId="79D191A0" w14:textId="75069247" w:rsidR="00165010" w:rsidRDefault="00422D18">
      <w:pPr>
        <w:ind w:left="720"/>
        <w:rPr>
          <w:rPrChange w:id="23" w:author="Author" w:date="2024-06-26T12:40:00Z">
            <w:rPr>
              <w:sz w:val="28"/>
            </w:rPr>
          </w:rPrChange>
        </w:rPr>
      </w:pPr>
      <w:r>
        <w:t xml:space="preserve">― Es </w:t>
      </w:r>
      <w:r w:rsidR="00DE0E40">
        <w:t>imposible</w:t>
      </w:r>
      <w:r>
        <w:t xml:space="preserve"> determinarlo hasta </w:t>
      </w:r>
      <w:r w:rsidR="00462522">
        <w:t>que</w:t>
      </w:r>
      <w:r>
        <w:t xml:space="preserve"> no comience la investigación, pero nada se descarta, señora periodista.</w:t>
      </w:r>
    </w:p>
    <w:p w14:paraId="77CC963E" w14:textId="20411220" w:rsidR="00165010" w:rsidRDefault="00422D18">
      <w:pPr>
        <w:ind w:left="720"/>
        <w:rPr>
          <w:rPrChange w:id="24" w:author="Author" w:date="2024-06-26T12:40:00Z">
            <w:rPr>
              <w:sz w:val="28"/>
            </w:rPr>
          </w:rPrChange>
        </w:rPr>
      </w:pPr>
      <w:r>
        <w:t xml:space="preserve">― Se tiene alguna certeza del tiempo trascurrido del </w:t>
      </w:r>
      <w:r w:rsidR="004B609E">
        <w:t>asesinato</w:t>
      </w:r>
      <w:r>
        <w:t xml:space="preserve"> hasta el momento </w:t>
      </w:r>
      <w:r w:rsidR="00462522">
        <w:t>que</w:t>
      </w:r>
      <w:r>
        <w:t xml:space="preserve"> fue descubierto la cabeza, preguntó, un periodista de una ciudad cercana.</w:t>
      </w:r>
    </w:p>
    <w:p w14:paraId="7EACB0BF" w14:textId="577E3B66" w:rsidR="00165010" w:rsidRDefault="00422D18">
      <w:pPr>
        <w:ind w:left="720"/>
        <w:rPr>
          <w:rPrChange w:id="25" w:author="Author" w:date="2024-06-26T12:40:00Z">
            <w:rPr>
              <w:sz w:val="28"/>
            </w:rPr>
          </w:rPrChange>
        </w:rPr>
      </w:pPr>
      <w:r>
        <w:t xml:space="preserve">― Según el informe del forense al encontrarse la sangre seca, ojos hundidos y la palidez del rostro </w:t>
      </w:r>
      <w:r w:rsidR="00462522">
        <w:t>que</w:t>
      </w:r>
      <w:r>
        <w:t xml:space="preserve"> se había convertido en transparencia, se trataría de varias horas del deceso, respondió la fiscal.</w:t>
      </w:r>
    </w:p>
    <w:p w14:paraId="420582B4" w14:textId="77777777" w:rsidR="00165010" w:rsidRDefault="00422D18">
      <w:pPr>
        <w:ind w:left="720"/>
        <w:rPr>
          <w:rPrChange w:id="26" w:author="Author" w:date="2024-06-26T12:40:00Z">
            <w:rPr>
              <w:sz w:val="28"/>
            </w:rPr>
          </w:rPrChange>
        </w:rPr>
      </w:pPr>
      <w:r>
        <w:t>― Tienen un detenido. ¿Verdad?, le preguntó otro.</w:t>
      </w:r>
    </w:p>
    <w:p w14:paraId="6873FBD8" w14:textId="5FA515B0" w:rsidR="00165010" w:rsidRDefault="00000000">
      <w:pPr>
        <w:ind w:left="720"/>
        <w:rPr>
          <w:rPrChange w:id="27" w:author="Author" w:date="2024-06-26T12:40:00Z">
            <w:rPr>
              <w:sz w:val="28"/>
            </w:rPr>
          </w:rPrChange>
        </w:rPr>
      </w:pPr>
      <w:r>
        <w:t xml:space="preserve">La fiscal negó con la cabeza </w:t>
      </w:r>
      <w:r w:rsidR="00071913">
        <w:t xml:space="preserve">― </w:t>
      </w:r>
      <w:r>
        <w:t xml:space="preserve">No hay ningún detenido por el caso. ¿De </w:t>
      </w:r>
      <w:r w:rsidR="00DE0E40">
        <w:t>dónde</w:t>
      </w:r>
      <w:r>
        <w:t xml:space="preserve"> sacó esa formación?</w:t>
      </w:r>
    </w:p>
    <w:p w14:paraId="4491801C" w14:textId="32E8E99C" w:rsidR="00165010" w:rsidRDefault="00422D18">
      <w:pPr>
        <w:ind w:left="720"/>
        <w:rPr>
          <w:rPrChange w:id="28" w:author="Author" w:date="2024-06-26T12:40:00Z">
            <w:rPr>
              <w:sz w:val="28"/>
            </w:rPr>
          </w:rPrChange>
        </w:rPr>
      </w:pPr>
      <w:r>
        <w:t xml:space="preserve">― Se habla del joven </w:t>
      </w:r>
      <w:r w:rsidR="00462522">
        <w:t>que</w:t>
      </w:r>
      <w:r>
        <w:t xml:space="preserve"> encontró la cabeza de la infortunada mujer. Y, además, </w:t>
      </w:r>
      <w:r w:rsidR="00462522">
        <w:t>que</w:t>
      </w:r>
      <w:r>
        <w:t xml:space="preserve"> no vive en Maldon, le contestó adelantándose una joven reportera de un conocido medio local.</w:t>
      </w:r>
    </w:p>
    <w:p w14:paraId="1CEC8891" w14:textId="660675CA" w:rsidR="00165010" w:rsidRDefault="00422D18">
      <w:pPr>
        <w:ind w:left="720"/>
      </w:pPr>
      <w:r>
        <w:t xml:space="preserve">― Solamente se le pidió </w:t>
      </w:r>
      <w:r w:rsidR="00462522">
        <w:t>que</w:t>
      </w:r>
      <w:r>
        <w:t xml:space="preserve"> no abandone el país, hasta </w:t>
      </w:r>
      <w:r w:rsidR="00462522">
        <w:t>que</w:t>
      </w:r>
      <w:r>
        <w:t xml:space="preserve"> se compruebe fehacientemente la verdad de su </w:t>
      </w:r>
      <w:r w:rsidR="00194DD9">
        <w:t>versión</w:t>
      </w:r>
      <w:r>
        <w:t>.</w:t>
      </w:r>
    </w:p>
    <w:p w14:paraId="393FE6B6" w14:textId="0BF48F10" w:rsidR="00165010" w:rsidRDefault="00422D18">
      <w:pPr>
        <w:ind w:left="720"/>
        <w:rPr>
          <w:rPrChange w:id="29" w:author="Author" w:date="2024-06-26T12:40:00Z">
            <w:rPr>
              <w:sz w:val="28"/>
            </w:rPr>
          </w:rPrChange>
        </w:rPr>
      </w:pPr>
      <w:r>
        <w:t xml:space="preserve">― ¿Hay alguna otra persona </w:t>
      </w:r>
      <w:r w:rsidR="00462522">
        <w:t>que</w:t>
      </w:r>
      <w:r>
        <w:t xml:space="preserve"> puedan llamar a declarar, señora fiscal, le preguntó otro.</w:t>
      </w:r>
    </w:p>
    <w:p w14:paraId="6382AB42" w14:textId="6EC8386B" w:rsidR="00165010" w:rsidRDefault="00422D18">
      <w:pPr>
        <w:ind w:left="720"/>
        <w:rPr>
          <w:rPrChange w:id="30" w:author="Author" w:date="2024-06-26T12:40:00Z">
            <w:rPr>
              <w:sz w:val="28"/>
            </w:rPr>
          </w:rPrChange>
        </w:rPr>
      </w:pPr>
      <w:r>
        <w:t xml:space="preserve">― No la hay por el momento ― hizo una pausa </w:t>
      </w:r>
      <w:r w:rsidR="00071913">
        <w:t xml:space="preserve">― </w:t>
      </w:r>
      <w:r>
        <w:t>La conferencia se da por concluida. Gracias por su presencia, contestó la fiscal, dando por terminada  la reunión.</w:t>
      </w:r>
    </w:p>
    <w:p w14:paraId="26F0E655" w14:textId="77777777" w:rsidR="00165010" w:rsidRDefault="00422D18">
      <w:pPr>
        <w:ind w:left="720"/>
        <w:rPr>
          <w:rPrChange w:id="31" w:author="Author" w:date="2024-06-26T12:40:00Z">
            <w:rPr>
              <w:sz w:val="28"/>
            </w:rPr>
          </w:rPrChange>
        </w:rPr>
      </w:pPr>
      <w:r>
        <w:t>― Un periodista interrumpió su salida.</w:t>
      </w:r>
    </w:p>
    <w:p w14:paraId="02C11F2D" w14:textId="168E354F" w:rsidR="00165010" w:rsidRDefault="00422D18">
      <w:pPr>
        <w:ind w:left="720"/>
        <w:rPr>
          <w:rPrChange w:id="32" w:author="Author" w:date="2024-06-26T12:40:00Z">
            <w:rPr>
              <w:sz w:val="28"/>
            </w:rPr>
          </w:rPrChange>
        </w:rPr>
      </w:pPr>
      <w:r>
        <w:t xml:space="preserve">― Una </w:t>
      </w:r>
      <w:r w:rsidR="00580552">
        <w:t>última</w:t>
      </w:r>
      <w:r>
        <w:t xml:space="preserve"> pregunta, señora fiscal.</w:t>
      </w:r>
    </w:p>
    <w:p w14:paraId="45D5C216" w14:textId="02737C91" w:rsidR="00165010" w:rsidRDefault="00000000">
      <w:pPr>
        <w:ind w:left="720"/>
        <w:rPr>
          <w:rPrChange w:id="33" w:author="Author" w:date="2024-06-26T12:40:00Z">
            <w:rPr>
              <w:sz w:val="28"/>
            </w:rPr>
          </w:rPrChange>
        </w:rPr>
      </w:pPr>
      <w:r>
        <w:t xml:space="preserve">Ella </w:t>
      </w:r>
      <w:r w:rsidR="00F54961">
        <w:t>asintió</w:t>
      </w:r>
      <w:r>
        <w:t xml:space="preserve"> a regañadientes.</w:t>
      </w:r>
    </w:p>
    <w:p w14:paraId="34839D70" w14:textId="1F029E1B" w:rsidR="00165010" w:rsidRDefault="00422D18">
      <w:pPr>
        <w:ind w:left="720"/>
        <w:rPr>
          <w:rPrChange w:id="34" w:author="Author" w:date="2024-06-26T12:40:00Z">
            <w:rPr>
              <w:sz w:val="28"/>
            </w:rPr>
          </w:rPrChange>
        </w:rPr>
      </w:pPr>
      <w:r>
        <w:t>― ¿La víctima puede ser vecina de Maldon?</w:t>
      </w:r>
    </w:p>
    <w:p w14:paraId="383B9B31" w14:textId="1DB27C2A" w:rsidR="00165010" w:rsidRDefault="00422D18">
      <w:pPr>
        <w:ind w:left="720"/>
        <w:rPr>
          <w:rPrChange w:id="35" w:author="Author" w:date="2024-06-26T12:40:00Z">
            <w:rPr>
              <w:sz w:val="28"/>
            </w:rPr>
          </w:rPrChange>
        </w:rPr>
      </w:pPr>
      <w:r>
        <w:t xml:space="preserve">― Hasta </w:t>
      </w:r>
      <w:r w:rsidR="00462522">
        <w:t>que</w:t>
      </w:r>
      <w:r>
        <w:t xml:space="preserve"> no se la identifi</w:t>
      </w:r>
      <w:r w:rsidR="00462522">
        <w:t>que</w:t>
      </w:r>
      <w:r>
        <w:t xml:space="preserve"> es </w:t>
      </w:r>
      <w:r w:rsidR="00DE0E40">
        <w:t>imposible</w:t>
      </w:r>
      <w:r>
        <w:t xml:space="preserve"> saberlo, salvo </w:t>
      </w:r>
      <w:r w:rsidR="00462522">
        <w:t>que</w:t>
      </w:r>
      <w:r>
        <w:t xml:space="preserve"> alguna persona reclame por su desaparición y se la lleve a la morgue para su reconocimiento.</w:t>
      </w:r>
    </w:p>
    <w:p w14:paraId="61BD87E8" w14:textId="5A960066" w:rsidR="00165010" w:rsidRDefault="00422D18">
      <w:pPr>
        <w:ind w:left="720"/>
        <w:rPr>
          <w:rPrChange w:id="36" w:author="Author" w:date="2024-06-26T12:40:00Z">
            <w:rPr>
              <w:sz w:val="28"/>
            </w:rPr>
          </w:rPrChange>
        </w:rPr>
      </w:pPr>
      <w:r>
        <w:t xml:space="preserve">― La </w:t>
      </w:r>
      <w:r w:rsidR="00580552">
        <w:t>última</w:t>
      </w:r>
      <w:r>
        <w:t xml:space="preserve"> pregunta, señora fiscal. ¿</w:t>
      </w:r>
      <w:r w:rsidR="00DE0E40">
        <w:t>Qué</w:t>
      </w:r>
      <w:r>
        <w:t xml:space="preserve"> opina de este aberrante crimen?</w:t>
      </w:r>
    </w:p>
    <w:p w14:paraId="19AF67C9" w14:textId="585B0D4A" w:rsidR="00954A22" w:rsidRDefault="00000000">
      <w:pPr>
        <w:ind w:left="720"/>
      </w:pPr>
      <w:r>
        <w:t xml:space="preserve">La fiscal exhaló </w:t>
      </w:r>
      <w:r w:rsidR="00071913">
        <w:t xml:space="preserve">― </w:t>
      </w:r>
      <w:r>
        <w:t xml:space="preserve">Todo crimen es aberrante, pero este hecho pasa los </w:t>
      </w:r>
      <w:r w:rsidR="00DE0E40">
        <w:t>límites</w:t>
      </w:r>
      <w:r>
        <w:t xml:space="preserve"> de las peores crueldades </w:t>
      </w:r>
      <w:r w:rsidR="00DE0E40">
        <w:t>extremas</w:t>
      </w:r>
      <w:r>
        <w:t xml:space="preserve">, para cualquier ser humano ver esto va más allá de lo </w:t>
      </w:r>
      <w:r w:rsidR="00462522">
        <w:t>que</w:t>
      </w:r>
      <w:r>
        <w:t xml:space="preserve"> </w:t>
      </w:r>
      <w:r>
        <w:lastRenderedPageBreak/>
        <w:t xml:space="preserve">podemos comprender y digerir. </w:t>
      </w:r>
      <w:r w:rsidR="00E23FA5">
        <w:t>Créame</w:t>
      </w:r>
      <w:r>
        <w:t xml:space="preserve"> </w:t>
      </w:r>
      <w:r w:rsidR="00462522">
        <w:t>que</w:t>
      </w:r>
      <w:r>
        <w:t xml:space="preserve"> no </w:t>
      </w:r>
      <w:r w:rsidR="004B609E">
        <w:t>quedará</w:t>
      </w:r>
      <w:r>
        <w:t xml:space="preserve"> impugne, la justicia tarde o temprano descubrirá al culpable o a los culpables y pagaran por este crimen. </w:t>
      </w:r>
      <w:r w:rsidR="00954A22">
        <w:br w:type="page"/>
      </w:r>
      <w:r w:rsidR="00071913">
        <w:lastRenderedPageBreak/>
        <w:t xml:space="preserve">― </w:t>
      </w:r>
      <w:r w:rsidR="00422D18">
        <w:t xml:space="preserve">La fiscal </w:t>
      </w:r>
      <w:r w:rsidR="00DE0E40">
        <w:t>Kristen</w:t>
      </w:r>
      <w:r w:rsidR="00422D18">
        <w:t xml:space="preserve"> Walker es buena oradora, pero no deja de ser petulante, lo pensó la inspectora detective Grace Bennett, bebiendo un</w:t>
      </w:r>
      <w:r w:rsidR="00DE0E40">
        <w:t>a copa de Pinot G</w:t>
      </w:r>
      <w:r w:rsidR="00DE0E40" w:rsidRPr="00DE0E40">
        <w:t>rigio</w:t>
      </w:r>
      <w:r w:rsidR="00422D18">
        <w:t xml:space="preserve">, en el salón de la casa de </w:t>
      </w:r>
      <w:r w:rsidR="00F728BD">
        <w:t>té</w:t>
      </w:r>
      <w:r w:rsidR="00422D18">
        <w:t>, Salisbury, de la calle Mill Road y observando el final de la conferencia de prensa dada por la fiscal del distrito, cuando, de repente, llegó su compañero, el inspector detective, de homicidios, James Gorman. La saludó con un beso en la mejilla y se sentó a su lado.</w:t>
      </w:r>
    </w:p>
    <w:p w14:paraId="407AC846" w14:textId="77777777" w:rsidR="00165010" w:rsidRDefault="00422D18">
      <w:pPr>
        <w:ind w:left="720"/>
        <w:rPr>
          <w:rPrChange w:id="37" w:author="Author" w:date="2024-06-26T12:40:00Z">
            <w:rPr>
              <w:sz w:val="28"/>
            </w:rPr>
          </w:rPrChange>
        </w:rPr>
      </w:pPr>
      <w:r>
        <w:t>― Maldon pasó del anonimato hacer el centro de todas las noticias policiales en el Reino Unido, le comentó James. con una sonrisa a medias y un diario en la mano.</w:t>
      </w:r>
    </w:p>
    <w:p w14:paraId="4161FE72" w14:textId="0C15FD85" w:rsidR="00165010" w:rsidRDefault="00422D18">
      <w:pPr>
        <w:ind w:left="720"/>
        <w:rPr>
          <w:rPrChange w:id="38" w:author="Author" w:date="2024-06-26T12:40:00Z">
            <w:rPr>
              <w:sz w:val="28"/>
            </w:rPr>
          </w:rPrChange>
        </w:rPr>
      </w:pPr>
      <w:r>
        <w:t xml:space="preserve">― Que semana por Dios, es mucho para este pueblo. Justo te </w:t>
      </w:r>
      <w:r w:rsidR="00F728BD">
        <w:t>tomaste</w:t>
      </w:r>
      <w:r>
        <w:t xml:space="preserve"> vacaciones. Extrañaba tu compañía, más en este caso tan resonante.</w:t>
      </w:r>
    </w:p>
    <w:p w14:paraId="676B2D29" w14:textId="4A31DCD5" w:rsidR="00165010" w:rsidRDefault="00000000">
      <w:pPr>
        <w:ind w:left="720"/>
        <w:rPr>
          <w:rPrChange w:id="39" w:author="Author" w:date="2024-06-26T12:40:00Z">
            <w:rPr>
              <w:sz w:val="28"/>
            </w:rPr>
          </w:rPrChange>
        </w:rPr>
      </w:pPr>
      <w:r>
        <w:t xml:space="preserve">Jamen </w:t>
      </w:r>
      <w:r w:rsidR="00F54961">
        <w:t>asintió</w:t>
      </w:r>
      <w:r>
        <w:t xml:space="preserve"> ― , leí la noticia en Londres, en la primera plana del diario The Sun. ¿Como </w:t>
      </w:r>
      <w:r w:rsidR="00F728BD">
        <w:t>sigue</w:t>
      </w:r>
      <w:r>
        <w:t xml:space="preserve"> la causa?</w:t>
      </w:r>
    </w:p>
    <w:p w14:paraId="15B05E41" w14:textId="4E37515C" w:rsidR="00165010" w:rsidRDefault="00422D18">
      <w:pPr>
        <w:ind w:left="720"/>
        <w:rPr>
          <w:rPrChange w:id="40" w:author="Author" w:date="2024-06-26T12:40:00Z">
            <w:rPr>
              <w:sz w:val="28"/>
            </w:rPr>
          </w:rPrChange>
        </w:rPr>
      </w:pPr>
      <w:r>
        <w:t xml:space="preserve">― La primer </w:t>
      </w:r>
      <w:r w:rsidR="00F728BD">
        <w:t>constataciones</w:t>
      </w:r>
      <w:r>
        <w:t xml:space="preserve"> apuntan a una cabeza arrancada de un cuerpo, esperando la identificación de la víctima. Recién dio una conferencia de prensa la fiscal </w:t>
      </w:r>
      <w:r w:rsidR="00DE0E40">
        <w:t>Kristen</w:t>
      </w:r>
      <w:r>
        <w:t xml:space="preserve"> Walker, pero </w:t>
      </w:r>
      <w:r w:rsidR="004B609E">
        <w:t>sin</w:t>
      </w:r>
      <w:r>
        <w:t xml:space="preserve"> avances en la investigación. Tenemos poco para empezar, diría </w:t>
      </w:r>
      <w:r w:rsidR="00F3728E">
        <w:t>casi</w:t>
      </w:r>
      <w:r>
        <w:t xml:space="preserve"> nada. Grace resopló </w:t>
      </w:r>
      <w:r w:rsidR="00071913">
        <w:t xml:space="preserve">― </w:t>
      </w:r>
      <w:r>
        <w:t xml:space="preserve">Todo es real, James, </w:t>
      </w:r>
      <w:r w:rsidR="004B609E">
        <w:t>aunque</w:t>
      </w:r>
      <w:r>
        <w:t xml:space="preserve"> parece este crimen más extraño </w:t>
      </w:r>
      <w:r w:rsidR="00462522">
        <w:t>que</w:t>
      </w:r>
      <w:r>
        <w:t xml:space="preserve"> una fantasía.</w:t>
      </w:r>
    </w:p>
    <w:p w14:paraId="2A1CADB8" w14:textId="151B0412" w:rsidR="00165010" w:rsidRDefault="00422D18">
      <w:pPr>
        <w:ind w:left="720"/>
        <w:rPr>
          <w:rPrChange w:id="41" w:author="Author" w:date="2024-06-26T12:40:00Z">
            <w:rPr>
              <w:sz w:val="28"/>
            </w:rPr>
          </w:rPrChange>
        </w:rPr>
      </w:pPr>
      <w:r>
        <w:t>― ¿</w:t>
      </w:r>
      <w:r w:rsidR="00DB641A">
        <w:t>Qué</w:t>
      </w:r>
      <w:r>
        <w:t xml:space="preserve"> hay del joven </w:t>
      </w:r>
      <w:r w:rsidR="00462522">
        <w:t>que</w:t>
      </w:r>
      <w:r>
        <w:t xml:space="preserve"> descubrió la cabeza?, le preguntó James.</w:t>
      </w:r>
    </w:p>
    <w:p w14:paraId="294137F9" w14:textId="38C59F32" w:rsidR="00165010" w:rsidRDefault="00422D18">
      <w:pPr>
        <w:ind w:left="720"/>
        <w:rPr>
          <w:rPrChange w:id="42" w:author="Author" w:date="2024-06-26T12:40:00Z">
            <w:rPr>
              <w:sz w:val="28"/>
            </w:rPr>
          </w:rPrChange>
        </w:rPr>
      </w:pPr>
      <w:r>
        <w:t xml:space="preserve">― Nada en particular, solamente su </w:t>
      </w:r>
      <w:r w:rsidR="00F3728E">
        <w:t>curiosidad</w:t>
      </w:r>
      <w:r>
        <w:t xml:space="preserve">, según él, lo llevó a </w:t>
      </w:r>
      <w:r w:rsidR="00462522">
        <w:t>que</w:t>
      </w:r>
      <w:r>
        <w:t xml:space="preserve"> se convirtiera en un presunto sospechoso, más allá de alguna duda razonable.</w:t>
      </w:r>
    </w:p>
    <w:p w14:paraId="460D13EA" w14:textId="11732A50" w:rsidR="00165010" w:rsidRDefault="00422D18">
      <w:pPr>
        <w:ind w:left="720"/>
        <w:rPr>
          <w:rPrChange w:id="43" w:author="Author" w:date="2024-06-26T12:40:00Z">
            <w:rPr>
              <w:sz w:val="28"/>
            </w:rPr>
          </w:rPrChange>
        </w:rPr>
      </w:pPr>
      <w:r>
        <w:t>― ¿</w:t>
      </w:r>
      <w:r w:rsidR="00DB641A">
        <w:t>Qué</w:t>
      </w:r>
      <w:r>
        <w:t xml:space="preserve"> clase de dudas?, preguntó James, arrugando la frente.</w:t>
      </w:r>
    </w:p>
    <w:p w14:paraId="7EC1C448" w14:textId="77777777" w:rsidR="00165010" w:rsidRDefault="00422D18">
      <w:pPr>
        <w:ind w:left="720"/>
        <w:rPr>
          <w:rPrChange w:id="44" w:author="Author" w:date="2024-06-26T12:40:00Z">
            <w:rPr>
              <w:sz w:val="28"/>
            </w:rPr>
          </w:rPrChange>
        </w:rPr>
      </w:pPr>
      <w:r>
        <w:t>― El joven no es de Maldon. Vive en Colchester y tiene algunos antecedentes menores por ebriedad, peleas en riña, más allá de su cara de inocente.</w:t>
      </w:r>
    </w:p>
    <w:p w14:paraId="6A93FAE9" w14:textId="41856106" w:rsidR="00165010" w:rsidRDefault="00000000">
      <w:pPr>
        <w:ind w:left="720"/>
        <w:rPr>
          <w:rPrChange w:id="45" w:author="Author" w:date="2024-06-26T12:40:00Z">
            <w:rPr>
              <w:sz w:val="28"/>
            </w:rPr>
          </w:rPrChange>
        </w:rPr>
      </w:pPr>
      <w:r>
        <w:t xml:space="preserve"> De ahí a cercenar una cabeza del cuerpo hay mucha distancia, pero sí pensamos </w:t>
      </w:r>
      <w:r w:rsidR="00462522">
        <w:t>que</w:t>
      </w:r>
      <w:r>
        <w:t xml:space="preserve"> los </w:t>
      </w:r>
      <w:r w:rsidR="00BA56B0">
        <w:t>asesinatos</w:t>
      </w:r>
      <w:r>
        <w:t xml:space="preserve"> más aberrantes los cometen la gente menos investigada por la justicia, pensemos en la duda, dijo </w:t>
      </w:r>
      <w:r w:rsidR="00BA56B0">
        <w:t>Gr</w:t>
      </w:r>
      <w:r>
        <w:t xml:space="preserve">ace tomando el </w:t>
      </w:r>
      <w:r w:rsidR="00E95E18">
        <w:t>último</w:t>
      </w:r>
      <w:r>
        <w:t xml:space="preserve"> sorbo de su copa </w:t>
      </w:r>
      <w:r w:rsidR="00462522">
        <w:t>que</w:t>
      </w:r>
      <w:r>
        <w:t xml:space="preserve"> tenía frente a ella, y </w:t>
      </w:r>
      <w:r w:rsidR="00292C52">
        <w:t>prosiguió</w:t>
      </w:r>
      <w:r>
        <w:t xml:space="preserve"> </w:t>
      </w:r>
      <w:r w:rsidR="00071913">
        <w:t xml:space="preserve">― </w:t>
      </w:r>
      <w:r>
        <w:t xml:space="preserve">Por supuesto no </w:t>
      </w:r>
      <w:r w:rsidR="005E626B">
        <w:t>está</w:t>
      </w:r>
      <w:r>
        <w:t xml:space="preserve"> detenido, pero se le pidió </w:t>
      </w:r>
      <w:r w:rsidR="00462522">
        <w:t>que</w:t>
      </w:r>
      <w:r>
        <w:t xml:space="preserve"> fijara domicilio con el compromiso de acudir sí es citado judicialmente en el marco de la causa </w:t>
      </w:r>
      <w:r w:rsidR="00462522">
        <w:t>que</w:t>
      </w:r>
      <w:r>
        <w:t xml:space="preserve"> se intuye. </w:t>
      </w:r>
    </w:p>
    <w:p w14:paraId="4A0DA71E" w14:textId="414A4CDA" w:rsidR="00165010" w:rsidRDefault="00422D18">
      <w:pPr>
        <w:ind w:left="720"/>
        <w:rPr>
          <w:rPrChange w:id="46" w:author="Author" w:date="2024-06-26T12:40:00Z">
            <w:rPr>
              <w:sz w:val="28"/>
            </w:rPr>
          </w:rPrChange>
        </w:rPr>
      </w:pPr>
      <w:r>
        <w:t xml:space="preserve">― ¿De </w:t>
      </w:r>
      <w:r w:rsidR="00462522">
        <w:t>que</w:t>
      </w:r>
      <w:r>
        <w:t xml:space="preserve"> vive el joven? Preguntó James.</w:t>
      </w:r>
    </w:p>
    <w:p w14:paraId="08D10803" w14:textId="5D011857" w:rsidR="00165010" w:rsidRDefault="00422D18">
      <w:pPr>
        <w:ind w:left="720"/>
        <w:rPr>
          <w:rPrChange w:id="47" w:author="Author" w:date="2024-06-26T12:40:00Z">
            <w:rPr>
              <w:sz w:val="28"/>
            </w:rPr>
          </w:rPrChange>
        </w:rPr>
      </w:pPr>
      <w:r>
        <w:t xml:space="preserve">― Vive con su abuelo. Sin trabajo fijo. Estudiaba medicina, pero abandonó hace tres años. Su </w:t>
      </w:r>
      <w:r w:rsidR="00E23FA5">
        <w:t>pasión</w:t>
      </w:r>
      <w:r>
        <w:t xml:space="preserve"> es el running, respondió ella.</w:t>
      </w:r>
    </w:p>
    <w:p w14:paraId="562D13F6" w14:textId="74DA8EBC" w:rsidR="00165010" w:rsidRDefault="00000000">
      <w:pPr>
        <w:ind w:left="720"/>
        <w:rPr>
          <w:rPrChange w:id="48" w:author="Author" w:date="2024-06-26T12:40:00Z">
            <w:rPr>
              <w:sz w:val="28"/>
            </w:rPr>
          </w:rPrChange>
        </w:rPr>
      </w:pPr>
      <w:r>
        <w:t xml:space="preserve"> James movió la cabeza </w:t>
      </w:r>
      <w:r w:rsidR="00071913">
        <w:t xml:space="preserve">― </w:t>
      </w:r>
      <w:r>
        <w:t xml:space="preserve">pensar </w:t>
      </w:r>
      <w:r w:rsidR="00462522">
        <w:t>que</w:t>
      </w:r>
      <w:r>
        <w:t xml:space="preserve"> sea </w:t>
      </w:r>
      <w:r w:rsidR="005E626B">
        <w:t>cómplice</w:t>
      </w:r>
      <w:r>
        <w:t xml:space="preserve"> o el presunto </w:t>
      </w:r>
      <w:r w:rsidR="001348E8">
        <w:t>asesino</w:t>
      </w:r>
      <w:r>
        <w:t xml:space="preserve"> suena a fantasía. Si la víctima no es de Maldon. Tomarse el trabajo de traer la cabeza, </w:t>
      </w:r>
      <w:r w:rsidR="005E626B">
        <w:t>depositarla</w:t>
      </w:r>
      <w:r>
        <w:t xml:space="preserve"> en un bote, y después hacer la denuncia. Más allá </w:t>
      </w:r>
      <w:r w:rsidR="00462522">
        <w:t>que</w:t>
      </w:r>
      <w:r>
        <w:t xml:space="preserve"> antes de determinar algo, todos son sospechosos, igual te diré, </w:t>
      </w:r>
      <w:r w:rsidR="00462522">
        <w:t>que</w:t>
      </w:r>
      <w:r>
        <w:t xml:space="preserve"> los criminales no </w:t>
      </w:r>
      <w:r w:rsidR="00E23FA5">
        <w:t>siempre</w:t>
      </w:r>
      <w:r>
        <w:t xml:space="preserve"> actúan racionalmente.</w:t>
      </w:r>
    </w:p>
    <w:p w14:paraId="1A63990A" w14:textId="1DB12C6D" w:rsidR="00165010" w:rsidRDefault="00422D18">
      <w:pPr>
        <w:ind w:left="720"/>
        <w:rPr>
          <w:rPrChange w:id="49" w:author="Author" w:date="2024-06-26T12:40:00Z">
            <w:rPr>
              <w:sz w:val="28"/>
            </w:rPr>
          </w:rPrChange>
        </w:rPr>
      </w:pPr>
      <w:r>
        <w:t xml:space="preserve">― Se lo dije a mi ayudante cuando interrogue al joven, le comentó Grace, prendiendo un cigarrillo. Pero hay algo más </w:t>
      </w:r>
      <w:r w:rsidR="00462522">
        <w:t>que</w:t>
      </w:r>
      <w:r>
        <w:t xml:space="preserve"> me llamó la atención. </w:t>
      </w:r>
    </w:p>
    <w:p w14:paraId="79F2D1D9" w14:textId="77777777" w:rsidR="00165010" w:rsidRDefault="00000000">
      <w:pPr>
        <w:ind w:left="720"/>
        <w:rPr>
          <w:rPrChange w:id="50" w:author="Author" w:date="2024-06-26T12:40:00Z">
            <w:rPr>
              <w:sz w:val="28"/>
            </w:rPr>
          </w:rPrChange>
        </w:rPr>
      </w:pPr>
      <w:r>
        <w:t>James arrugó la frente.</w:t>
      </w:r>
    </w:p>
    <w:p w14:paraId="73695B07" w14:textId="3A6EC330" w:rsidR="00165010" w:rsidRDefault="00422D18">
      <w:pPr>
        <w:ind w:left="720"/>
        <w:rPr>
          <w:rPrChange w:id="51" w:author="Author" w:date="2024-06-26T12:40:00Z">
            <w:rPr>
              <w:sz w:val="28"/>
            </w:rPr>
          </w:rPrChange>
        </w:rPr>
      </w:pPr>
      <w:r>
        <w:t xml:space="preserve">― Cuando el joven Taylor se retiró de la estación, lo observé por el ventanal </w:t>
      </w:r>
      <w:r w:rsidR="00462522">
        <w:t>que</w:t>
      </w:r>
      <w:r>
        <w:t xml:space="preserve"> se sentó en un banco y se puso a llorar, como se hubiese conocido a la víctima.</w:t>
      </w:r>
    </w:p>
    <w:p w14:paraId="2BD61CA5" w14:textId="0FCFC561" w:rsidR="00165010" w:rsidRDefault="00000000">
      <w:pPr>
        <w:ind w:left="720"/>
      </w:pPr>
      <w:r>
        <w:t xml:space="preserve">James hizo un mueca </w:t>
      </w:r>
      <w:r w:rsidR="00071913">
        <w:t xml:space="preserve">― </w:t>
      </w:r>
      <w:r>
        <w:t xml:space="preserve">No lo descartemos, pero no es nada agradable encontrar la cabeza decapitada de una joven mujer, y de repente, cambió de tema </w:t>
      </w:r>
      <w:r w:rsidR="00071913">
        <w:t xml:space="preserve">― </w:t>
      </w:r>
      <w:r>
        <w:t xml:space="preserve">A </w:t>
      </w:r>
      <w:r w:rsidR="005C142E">
        <w:t>propósito</w:t>
      </w:r>
      <w:r>
        <w:t xml:space="preserve"> </w:t>
      </w:r>
      <w:r w:rsidR="00462522">
        <w:t>que</w:t>
      </w:r>
      <w:r>
        <w:t xml:space="preserve"> comenta el gruñón del comisario </w:t>
      </w:r>
      <w:r w:rsidR="0019462A">
        <w:t>Haines</w:t>
      </w:r>
      <w:r>
        <w:t>.</w:t>
      </w:r>
    </w:p>
    <w:p w14:paraId="5015BE95" w14:textId="4C088ECD" w:rsidR="00165010" w:rsidRDefault="00000000">
      <w:pPr>
        <w:ind w:left="720"/>
        <w:rPr>
          <w:rPrChange w:id="52" w:author="Author" w:date="2024-06-26T12:40:00Z">
            <w:rPr>
              <w:sz w:val="28"/>
            </w:rPr>
          </w:rPrChange>
        </w:rPr>
      </w:pPr>
      <w:r>
        <w:t xml:space="preserve">Grace sonrió todo lo </w:t>
      </w:r>
      <w:r w:rsidR="00DB641A">
        <w:t>que</w:t>
      </w:r>
      <w:r>
        <w:t xml:space="preserve"> pudo </w:t>
      </w:r>
      <w:r w:rsidR="00071913">
        <w:t xml:space="preserve">― </w:t>
      </w:r>
      <w:r>
        <w:t xml:space="preserve">Se muestra en todas las notas, como primera figura, más sí es televisada ― hizo una pasa </w:t>
      </w:r>
      <w:r w:rsidR="00071913">
        <w:t xml:space="preserve">― </w:t>
      </w:r>
      <w:r>
        <w:t xml:space="preserve">Lo mejor de todo es </w:t>
      </w:r>
      <w:r w:rsidR="00462522">
        <w:t>que</w:t>
      </w:r>
      <w:r>
        <w:t xml:space="preserve"> </w:t>
      </w:r>
      <w:r w:rsidR="0019462A">
        <w:t>Haines</w:t>
      </w:r>
      <w:r>
        <w:t xml:space="preserve"> nos dio el caso.</w:t>
      </w:r>
    </w:p>
    <w:p w14:paraId="6D3D2F65" w14:textId="69F6C003" w:rsidR="00165010" w:rsidRDefault="00422D18">
      <w:pPr>
        <w:ind w:left="720"/>
        <w:rPr>
          <w:rPrChange w:id="53" w:author="Author" w:date="2024-06-26T12:40:00Z">
            <w:rPr>
              <w:sz w:val="28"/>
            </w:rPr>
          </w:rPrChange>
        </w:rPr>
      </w:pPr>
      <w:r>
        <w:lastRenderedPageBreak/>
        <w:t xml:space="preserve">― Era de imaginar, pero sí la víctima no es Maldon poco valdrá nuestro aporte, seguramente, nos sacaran de la investigación, comentó James, pidiendo una cerveza y agregó </w:t>
      </w:r>
      <w:r w:rsidR="00071913">
        <w:t xml:space="preserve">― </w:t>
      </w:r>
      <w:r>
        <w:t>¿</w:t>
      </w:r>
      <w:r w:rsidR="005E626B">
        <w:t>Qué</w:t>
      </w:r>
      <w:r>
        <w:t xml:space="preserve"> hicieron con el bote?</w:t>
      </w:r>
    </w:p>
    <w:p w14:paraId="5F502AA7" w14:textId="30AD25AD" w:rsidR="00165010" w:rsidRDefault="00422D18">
      <w:pPr>
        <w:ind w:left="720"/>
        <w:rPr>
          <w:rPrChange w:id="54" w:author="Author" w:date="2024-06-26T12:40:00Z">
            <w:rPr>
              <w:sz w:val="28"/>
            </w:rPr>
          </w:rPrChange>
        </w:rPr>
      </w:pPr>
      <w:r>
        <w:t xml:space="preserve">― Se lo llevó la policía </w:t>
      </w:r>
      <w:r w:rsidR="00E23FA5">
        <w:t>científica</w:t>
      </w:r>
      <w:r>
        <w:t>, le contestó ella.</w:t>
      </w:r>
    </w:p>
    <w:p w14:paraId="21813757" w14:textId="69DDF76F" w:rsidR="00165010" w:rsidRDefault="00000000">
      <w:pPr>
        <w:ind w:left="720"/>
        <w:rPr>
          <w:rPrChange w:id="55" w:author="Author" w:date="2024-06-26T12:40:00Z">
            <w:rPr>
              <w:sz w:val="28"/>
            </w:rPr>
          </w:rPrChange>
        </w:rPr>
      </w:pPr>
      <w:r>
        <w:t xml:space="preserve">James esbozó una </w:t>
      </w:r>
      <w:r w:rsidR="004B609E">
        <w:t>expresión</w:t>
      </w:r>
      <w:r>
        <w:t xml:space="preserve"> de desagrado y torció el cuello </w:t>
      </w:r>
      <w:r w:rsidR="00071913">
        <w:t xml:space="preserve">― </w:t>
      </w:r>
      <w:r>
        <w:t xml:space="preserve">Buscar pruebas no es ir tras lo evidente, debemos buscar lo </w:t>
      </w:r>
      <w:r w:rsidR="00462522">
        <w:t>que</w:t>
      </w:r>
      <w:r>
        <w:t xml:space="preserve"> no es evidente.</w:t>
      </w:r>
    </w:p>
    <w:p w14:paraId="7534C2F1" w14:textId="77777777" w:rsidR="00165010" w:rsidRDefault="00422D18">
      <w:pPr>
        <w:ind w:left="720"/>
        <w:rPr>
          <w:rPrChange w:id="56" w:author="Author" w:date="2024-06-26T12:40:00Z">
            <w:rPr>
              <w:sz w:val="28"/>
            </w:rPr>
          </w:rPrChange>
        </w:rPr>
      </w:pPr>
      <w:r>
        <w:t>― ¿Por ejempló?, le inquirió Grace entre cejas.</w:t>
      </w:r>
    </w:p>
    <w:p w14:paraId="04279C8D" w14:textId="77777777" w:rsidR="00165010" w:rsidRDefault="00422D18">
      <w:pPr>
        <w:ind w:left="720"/>
        <w:rPr>
          <w:rPrChange w:id="57" w:author="Author" w:date="2024-06-26T12:40:00Z">
            <w:rPr>
              <w:sz w:val="28"/>
            </w:rPr>
          </w:rPrChange>
        </w:rPr>
      </w:pPr>
      <w:r>
        <w:t>― Que al bote no lo trajo la corriente encallando en la costa. En Maldon hay muchos botes en desuso en el río. Alguien puso la cabeza en uno de ellos.</w:t>
      </w:r>
    </w:p>
    <w:p w14:paraId="7EAD9094" w14:textId="5AACA35C" w:rsidR="00165010" w:rsidRDefault="00422D18">
      <w:pPr>
        <w:ind w:left="720"/>
        <w:rPr>
          <w:rPrChange w:id="58" w:author="Author" w:date="2024-06-26T12:40:00Z">
            <w:rPr>
              <w:sz w:val="28"/>
            </w:rPr>
          </w:rPrChange>
        </w:rPr>
      </w:pPr>
      <w:r>
        <w:t xml:space="preserve">― Yo creo lo mismo. Veremos </w:t>
      </w:r>
      <w:r w:rsidR="00462522">
        <w:t>que</w:t>
      </w:r>
      <w:r>
        <w:t xml:space="preserve"> dice la policía </w:t>
      </w:r>
      <w:r w:rsidR="00E23FA5">
        <w:t>científica</w:t>
      </w:r>
      <w:r>
        <w:t xml:space="preserve"> en su informe. De repente, Grace cambió de tema </w:t>
      </w:r>
      <w:r w:rsidR="00071913">
        <w:t xml:space="preserve">― </w:t>
      </w:r>
      <w:r>
        <w:t xml:space="preserve">Tu </w:t>
      </w:r>
      <w:r w:rsidR="00E23FA5">
        <w:t>siempre</w:t>
      </w:r>
      <w:r>
        <w:t xml:space="preserve"> creíste </w:t>
      </w:r>
      <w:r w:rsidR="00462522">
        <w:t>que</w:t>
      </w:r>
      <w:r>
        <w:t xml:space="preserve"> tu frustrado ascenso a sub comisario, fue </w:t>
      </w:r>
      <w:r w:rsidR="005C142E">
        <w:t>simplemente</w:t>
      </w:r>
      <w:r>
        <w:t xml:space="preserve"> por</w:t>
      </w:r>
      <w:r w:rsidR="00462522">
        <w:t>que</w:t>
      </w:r>
      <w:r>
        <w:t xml:space="preserve"> el comisario </w:t>
      </w:r>
      <w:r w:rsidR="0019462A">
        <w:t>Haines</w:t>
      </w:r>
      <w:r>
        <w:t xml:space="preserve"> metió las narices en asuntos internos. ¿Verdad?</w:t>
      </w:r>
    </w:p>
    <w:p w14:paraId="63908948" w14:textId="0FEF295F" w:rsidR="00165010" w:rsidRDefault="00000000">
      <w:pPr>
        <w:ind w:left="720"/>
        <w:rPr>
          <w:rPrChange w:id="59" w:author="Author" w:date="2024-06-26T12:40:00Z">
            <w:rPr>
              <w:sz w:val="28"/>
            </w:rPr>
          </w:rPrChange>
        </w:rPr>
      </w:pPr>
      <w:r>
        <w:t xml:space="preserve">James echó la cabeza hacia atrás y suspiró mirando al techo </w:t>
      </w:r>
      <w:r w:rsidR="00071913">
        <w:t xml:space="preserve">― </w:t>
      </w:r>
      <w:r w:rsidR="005E626B">
        <w:t>Sabes</w:t>
      </w:r>
      <w:r>
        <w:t xml:space="preserve"> </w:t>
      </w:r>
      <w:r w:rsidR="00462522">
        <w:t>que</w:t>
      </w:r>
      <w:r>
        <w:t xml:space="preserve"> cuando nos separamos con Katherine sufrí un bajón y tomé más alcohol de lo normal y admito </w:t>
      </w:r>
      <w:r w:rsidR="005E626B">
        <w:t>que</w:t>
      </w:r>
      <w:r>
        <w:t xml:space="preserve"> en alguna </w:t>
      </w:r>
      <w:r w:rsidR="00DB641A">
        <w:t>ocasión</w:t>
      </w:r>
      <w:r>
        <w:t xml:space="preserve"> llegué a drogarme. Por</w:t>
      </w:r>
      <w:r w:rsidR="00462522">
        <w:t>que</w:t>
      </w:r>
      <w:r>
        <w:t xml:space="preserve"> tal vez perdí lo </w:t>
      </w:r>
      <w:r w:rsidR="00462522">
        <w:t>que</w:t>
      </w:r>
      <w:r>
        <w:t xml:space="preserve"> terminó, </w:t>
      </w:r>
      <w:r w:rsidR="00462522">
        <w:t>porque</w:t>
      </w:r>
      <w:r>
        <w:t xml:space="preserve"> no lo aprecié en el momento. Pero eso ya es historia.</w:t>
      </w:r>
    </w:p>
    <w:p w14:paraId="3AEF7163" w14:textId="77777777" w:rsidR="00165010" w:rsidRDefault="00000000">
      <w:pPr>
        <w:ind w:left="720"/>
        <w:rPr>
          <w:rPrChange w:id="60" w:author="Author" w:date="2024-06-26T12:40:00Z">
            <w:rPr>
              <w:sz w:val="28"/>
            </w:rPr>
          </w:rPrChange>
        </w:rPr>
      </w:pPr>
      <w:r>
        <w:t xml:space="preserve"> ― Algunas veces, James, La vida es como las películas, no todas terminan bien.</w:t>
      </w:r>
    </w:p>
    <w:p w14:paraId="0EDDC1D4" w14:textId="36DD487F" w:rsidR="00165010" w:rsidRDefault="00000000">
      <w:pPr>
        <w:ind w:left="720"/>
        <w:rPr>
          <w:rPrChange w:id="61" w:author="Author" w:date="2024-06-26T12:40:00Z">
            <w:rPr>
              <w:sz w:val="28"/>
            </w:rPr>
          </w:rPrChange>
        </w:rPr>
      </w:pPr>
      <w:r>
        <w:t xml:space="preserve">El </w:t>
      </w:r>
      <w:r w:rsidR="00F54961">
        <w:t>asintió</w:t>
      </w:r>
      <w:r>
        <w:t xml:space="preserve"> e hizo una larga pausa, y, luego le confesó </w:t>
      </w:r>
      <w:r w:rsidR="00071913">
        <w:t xml:space="preserve">― </w:t>
      </w:r>
      <w:r>
        <w:t xml:space="preserve">Hubo días </w:t>
      </w:r>
      <w:r w:rsidR="00462522">
        <w:t>que</w:t>
      </w:r>
      <w:r>
        <w:t xml:space="preserve"> mi estado no era el mejor y eso lo notó </w:t>
      </w:r>
      <w:r w:rsidR="0019462A">
        <w:t>Haines</w:t>
      </w:r>
      <w:r>
        <w:t xml:space="preserve">, también tuvimos un fuerte entredicho por un procedimiento, por lo cual </w:t>
      </w:r>
      <w:r w:rsidR="005E626B">
        <w:t>él</w:t>
      </w:r>
      <w:r>
        <w:t xml:space="preserve"> estaba equivocado, y </w:t>
      </w:r>
      <w:r w:rsidR="00462522">
        <w:t>que</w:t>
      </w:r>
      <w:r>
        <w:t xml:space="preserve"> nunca lo admitió. Pero en fin, el jefe </w:t>
      </w:r>
      <w:r w:rsidR="00E23FA5">
        <w:t>siempre</w:t>
      </w:r>
      <w:r>
        <w:t xml:space="preserve"> es el jefe. Ahora, diría </w:t>
      </w:r>
      <w:r w:rsidR="00462522">
        <w:t>que</w:t>
      </w:r>
      <w:r>
        <w:t xml:space="preserve"> las cosas están normales con </w:t>
      </w:r>
      <w:r w:rsidR="005E626B">
        <w:t>él</w:t>
      </w:r>
      <w:r>
        <w:t xml:space="preserve">. Pero yo </w:t>
      </w:r>
      <w:r w:rsidR="005E626B">
        <w:t>sigo</w:t>
      </w:r>
      <w:r>
        <w:t xml:space="preserve"> </w:t>
      </w:r>
      <w:r w:rsidR="004B609E">
        <w:t>siendo</w:t>
      </w:r>
      <w:r>
        <w:t xml:space="preserve"> inspector detective. Y </w:t>
      </w:r>
      <w:r w:rsidR="005E626B">
        <w:t>tú</w:t>
      </w:r>
      <w:r>
        <w:t xml:space="preserve"> mi jefa, a pesar </w:t>
      </w:r>
      <w:r w:rsidR="00462522">
        <w:t>que</w:t>
      </w:r>
      <w:r>
        <w:t xml:space="preserve"> tenemos el mismo rango.</w:t>
      </w:r>
    </w:p>
    <w:p w14:paraId="6C6193D7" w14:textId="19A54DBA" w:rsidR="00165010" w:rsidRDefault="00000000">
      <w:pPr>
        <w:ind w:left="720"/>
        <w:rPr>
          <w:rPrChange w:id="62" w:author="Author" w:date="2024-06-26T12:40:00Z">
            <w:rPr>
              <w:sz w:val="28"/>
            </w:rPr>
          </w:rPrChange>
        </w:rPr>
      </w:pPr>
      <w:r>
        <w:t xml:space="preserve">Grace negó con la cabeza y lo tomó de un brazo </w:t>
      </w:r>
      <w:r w:rsidR="00071913">
        <w:t xml:space="preserve">― </w:t>
      </w:r>
      <w:r>
        <w:t xml:space="preserve">Siempre </w:t>
      </w:r>
      <w:r w:rsidR="005E626B">
        <w:t>serás</w:t>
      </w:r>
      <w:r>
        <w:t xml:space="preserve"> mi jefe, James, </w:t>
      </w:r>
      <w:r w:rsidR="004B609E">
        <w:t>aunque</w:t>
      </w:r>
      <w:r>
        <w:t xml:space="preserve"> en la jefatura digan lo contrario.</w:t>
      </w:r>
    </w:p>
    <w:p w14:paraId="7671974A" w14:textId="77777777" w:rsidR="00165010" w:rsidRDefault="00422D18">
      <w:pPr>
        <w:ind w:left="720"/>
        <w:rPr>
          <w:rPrChange w:id="63" w:author="Author" w:date="2024-06-26T12:40:00Z">
            <w:rPr>
              <w:sz w:val="28"/>
            </w:rPr>
          </w:rPrChange>
        </w:rPr>
      </w:pPr>
      <w:r>
        <w:t>― Igualmente, somos un equipo, incluyendo sargento Miller, y además, nos llevamos bien, y eso es lo bueno, le contestó James, bebiendo un sorbo de cerveza.</w:t>
      </w:r>
    </w:p>
    <w:p w14:paraId="7EC5D935" w14:textId="77777777" w:rsidR="00165010" w:rsidRDefault="00165010">
      <w:pPr>
        <w:ind w:left="720"/>
        <w:rPr>
          <w:sz w:val="28"/>
          <w:szCs w:val="28"/>
        </w:rPr>
      </w:pPr>
    </w:p>
    <w:p w14:paraId="072AB2AE" w14:textId="36786861" w:rsidR="00165010" w:rsidRDefault="00422D18">
      <w:pPr>
        <w:ind w:left="720"/>
        <w:rPr>
          <w:rPrChange w:id="64" w:author="Author" w:date="2024-06-26T12:40:00Z">
            <w:rPr>
              <w:sz w:val="28"/>
            </w:rPr>
          </w:rPrChange>
        </w:rPr>
      </w:pPr>
      <w:r>
        <w:t xml:space="preserve">― “Seguramente, me hubiese enamorado de James, sí no fuese lesbiana. Sus cuarenta  años bien llevados, de mirada franca y escaso pelo rubio, mezclado con alguna cana traviesa y su metro de 1,80 lo hacen más </w:t>
      </w:r>
      <w:r w:rsidR="00462522">
        <w:t>que</w:t>
      </w:r>
      <w:r>
        <w:t xml:space="preserve"> atractivo de lo </w:t>
      </w:r>
      <w:r w:rsidR="005E626B">
        <w:t>que</w:t>
      </w:r>
      <w:r>
        <w:t xml:space="preserve"> realmente es. Igual dudé una noche de entregarme a sus brazos, cuando me llevó a mi departamento, después de festejar un caso muy complejo, pero la imagen de mi pareja Irina, me hizo </w:t>
      </w:r>
      <w:r w:rsidR="005E626B">
        <w:t>desistir</w:t>
      </w:r>
      <w:r>
        <w:t xml:space="preserve">, más allá </w:t>
      </w:r>
      <w:r w:rsidR="00462522">
        <w:t>que</w:t>
      </w:r>
      <w:r>
        <w:t xml:space="preserve"> cuando me enteré de su separación me alegré en </w:t>
      </w:r>
      <w:r w:rsidR="00E23FA5">
        <w:t>silencio</w:t>
      </w:r>
      <w:r>
        <w:t>”, se dijo Grace reprimiendo una sonrisa.</w:t>
      </w:r>
    </w:p>
    <w:p w14:paraId="0C156A65" w14:textId="21D7792D" w:rsidR="00165010" w:rsidRDefault="00000000">
      <w:pPr>
        <w:ind w:left="720"/>
        <w:rPr>
          <w:rPrChange w:id="65" w:author="Author" w:date="2024-06-26T12:40:00Z">
            <w:rPr>
              <w:sz w:val="28"/>
            </w:rPr>
          </w:rPrChange>
        </w:rPr>
      </w:pPr>
      <w:r>
        <w:t xml:space="preserve">James la contempló con una </w:t>
      </w:r>
      <w:r w:rsidR="004B609E">
        <w:t>expresión</w:t>
      </w:r>
      <w:r>
        <w:t xml:space="preserve"> de leve sorpresa. </w:t>
      </w:r>
      <w:r w:rsidR="00071913">
        <w:t xml:space="preserve">― </w:t>
      </w:r>
      <w:r>
        <w:t xml:space="preserve">¿En </w:t>
      </w:r>
      <w:r w:rsidR="00462522">
        <w:t>qué</w:t>
      </w:r>
      <w:r>
        <w:t xml:space="preserve"> estás pensando?</w:t>
      </w:r>
    </w:p>
    <w:p w14:paraId="2C9F6C79" w14:textId="06FF87FD" w:rsidR="00165010" w:rsidRDefault="00422D18">
      <w:pPr>
        <w:ind w:left="720"/>
        <w:rPr>
          <w:rPrChange w:id="66" w:author="Author" w:date="2024-06-26T12:40:00Z">
            <w:rPr>
              <w:sz w:val="28"/>
            </w:rPr>
          </w:rPrChange>
        </w:rPr>
      </w:pPr>
      <w:r>
        <w:t xml:space="preserve">― Nada en particular, </w:t>
      </w:r>
      <w:r w:rsidR="00462522">
        <w:t>que</w:t>
      </w:r>
      <w:r>
        <w:t xml:space="preserve"> te pueda interesar, le dijo Grace, sonriendo.</w:t>
      </w:r>
    </w:p>
    <w:p w14:paraId="7B11383E" w14:textId="77777777" w:rsidR="00165010" w:rsidRDefault="00422D18">
      <w:pPr>
        <w:ind w:left="720"/>
        <w:rPr>
          <w:rPrChange w:id="67" w:author="Author" w:date="2024-06-26T12:40:00Z">
            <w:rPr>
              <w:sz w:val="28"/>
            </w:rPr>
          </w:rPrChange>
        </w:rPr>
      </w:pPr>
      <w:r>
        <w:t>― ¿Seguro?</w:t>
      </w:r>
    </w:p>
    <w:p w14:paraId="70A19201" w14:textId="77777777" w:rsidR="00954A22" w:rsidRDefault="00422D18">
      <w:pPr>
        <w:ind w:left="720"/>
      </w:pPr>
      <w:r>
        <w:t>― Ella volvió a sonreír y no le contestó.</w:t>
      </w:r>
      <w:r w:rsidR="00954A22">
        <w:br w:type="page"/>
      </w:r>
    </w:p>
    <w:p w14:paraId="670C07F5" w14:textId="77777777" w:rsidR="00165010" w:rsidRDefault="00165010">
      <w:pPr>
        <w:ind w:left="720"/>
        <w:rPr>
          <w:sz w:val="28"/>
          <w:szCs w:val="28"/>
        </w:rPr>
      </w:pPr>
    </w:p>
    <w:p w14:paraId="539A1EC4" w14:textId="77777777" w:rsidR="00165010" w:rsidRDefault="00165010">
      <w:pPr>
        <w:ind w:left="720"/>
        <w:rPr>
          <w:sz w:val="28"/>
          <w:szCs w:val="28"/>
        </w:rPr>
      </w:pPr>
    </w:p>
    <w:p w14:paraId="5A9B1A18" w14:textId="49C5F456" w:rsidR="00165010" w:rsidRDefault="00000000">
      <w:pPr>
        <w:ind w:left="720"/>
        <w:rPr>
          <w:rPrChange w:id="68" w:author="Author" w:date="2024-06-26T12:40:00Z">
            <w:rPr>
              <w:sz w:val="28"/>
            </w:rPr>
          </w:rPrChange>
        </w:rPr>
      </w:pPr>
      <w:r>
        <w:t xml:space="preserve">A la mañana </w:t>
      </w:r>
      <w:r w:rsidR="005E626B">
        <w:t>siguiente</w:t>
      </w:r>
      <w:r>
        <w:t xml:space="preserve"> James se hizo presente en la estación policial, lo recibió el comisario </w:t>
      </w:r>
      <w:r w:rsidR="0019462A">
        <w:t>Haines</w:t>
      </w:r>
      <w:r>
        <w:t>, un hombre corpulento, de cabellos rojizos, muchas pecas, y le tendió la mano.</w:t>
      </w:r>
    </w:p>
    <w:p w14:paraId="0B450335" w14:textId="3B71D0BD" w:rsidR="00165010" w:rsidRDefault="00422D18">
      <w:pPr>
        <w:ind w:left="720"/>
        <w:rPr>
          <w:rPrChange w:id="69" w:author="Author" w:date="2024-06-26T12:40:00Z">
            <w:rPr>
              <w:sz w:val="28"/>
            </w:rPr>
          </w:rPrChange>
        </w:rPr>
      </w:pPr>
      <w:r>
        <w:t xml:space="preserve">― Bienvenido a casa, después de sus vacaciones, James. Es una obviedad preguntarle sí ya </w:t>
      </w:r>
      <w:r w:rsidR="005E626B">
        <w:t>está</w:t>
      </w:r>
      <w:r>
        <w:t xml:space="preserve"> enterado de la cabeza de una joven encontrada en el río, le preguntó el comisario.</w:t>
      </w:r>
    </w:p>
    <w:p w14:paraId="7198BEB9" w14:textId="2EDE5413" w:rsidR="00165010" w:rsidRDefault="00000000">
      <w:pPr>
        <w:ind w:left="720"/>
        <w:rPr>
          <w:rPrChange w:id="70" w:author="Author" w:date="2024-06-26T12:40:00Z">
            <w:rPr>
              <w:sz w:val="28"/>
            </w:rPr>
          </w:rPrChange>
        </w:rPr>
      </w:pPr>
      <w:r>
        <w:t xml:space="preserve">James </w:t>
      </w:r>
      <w:r w:rsidR="00F54961">
        <w:t>asintió</w:t>
      </w:r>
      <w:r>
        <w:t xml:space="preserve"> </w:t>
      </w:r>
      <w:r w:rsidR="00071913">
        <w:t xml:space="preserve">― </w:t>
      </w:r>
      <w:r>
        <w:t xml:space="preserve">Los diarios Londinenses, </w:t>
      </w:r>
      <w:r w:rsidR="008C6BCD">
        <w:t>pusieron</w:t>
      </w:r>
      <w:r>
        <w:t xml:space="preserve"> en sus portadas el escalofriante descubrimiento en el río </w:t>
      </w:r>
      <w:r w:rsidR="008C6BCD">
        <w:t>Blackwater</w:t>
      </w:r>
      <w:r>
        <w:t>, de la ciudad de Maldon, jefe.</w:t>
      </w:r>
    </w:p>
    <w:p w14:paraId="0BD9C170" w14:textId="1418FB7D" w:rsidR="00165010" w:rsidRDefault="00422D18">
      <w:pPr>
        <w:ind w:left="720"/>
        <w:rPr>
          <w:rPrChange w:id="71" w:author="Author" w:date="2024-06-26T12:40:00Z">
            <w:rPr>
              <w:sz w:val="28"/>
            </w:rPr>
          </w:rPrChange>
        </w:rPr>
      </w:pPr>
      <w:r>
        <w:t xml:space="preserve">― Lo se. Estamos esperando el informe de los forenses sobe la identidad de la víctima y datos de la policía </w:t>
      </w:r>
      <w:r w:rsidR="00E23FA5">
        <w:t>científica</w:t>
      </w:r>
      <w:r>
        <w:t xml:space="preserve">. Esta </w:t>
      </w:r>
      <w:r w:rsidR="008C6BCD">
        <w:t>designado</w:t>
      </w:r>
      <w:r>
        <w:t xml:space="preserve"> con la inspectora Benton y el sargento Miller para empezar con la investigación, pero dudo </w:t>
      </w:r>
      <w:r w:rsidR="00580552">
        <w:t>que</w:t>
      </w:r>
      <w:r>
        <w:t xml:space="preserve"> la víctima sea vecina de Maldon, de cualquier manera hay algunas evidencias para </w:t>
      </w:r>
      <w:r w:rsidR="005C142E">
        <w:t>considerar</w:t>
      </w:r>
      <w:r>
        <w:t>, James, le dijo el comisario, dando por terminada la charla.</w:t>
      </w:r>
    </w:p>
    <w:p w14:paraId="3BDE8D7A" w14:textId="77777777" w:rsidR="00165010" w:rsidRDefault="00000000">
      <w:pPr>
        <w:ind w:left="720"/>
      </w:pPr>
      <w:r>
        <w:t>James se cruzó con el sargento Joseph Miller y después de saludarlo acordaron ir al lugar donde fue encontrado el bote con los restos de la joven mujer. Llamaron a Grace y partieron rumbo al río. El lugar seguía vallado y un policía apostado en el lugar, los saludo abriéndole el paso.</w:t>
      </w:r>
    </w:p>
    <w:p w14:paraId="63E6461A" w14:textId="601578BF" w:rsidR="00165010" w:rsidRDefault="00422D18">
      <w:pPr>
        <w:ind w:left="720"/>
        <w:rPr>
          <w:rPrChange w:id="72" w:author="Author" w:date="2024-06-26T12:40:00Z">
            <w:rPr>
              <w:sz w:val="28"/>
            </w:rPr>
          </w:rPrChange>
        </w:rPr>
      </w:pPr>
      <w:r>
        <w:t xml:space="preserve">― Seguramente, estas huellas de calzado profundas en la arena ya las tomó la policía </w:t>
      </w:r>
      <w:r w:rsidR="00E23FA5">
        <w:t>científica</w:t>
      </w:r>
      <w:r>
        <w:t xml:space="preserve">, no hay mucho para ver aquí. Igualmente, es difícil </w:t>
      </w:r>
      <w:r w:rsidR="00462522">
        <w:t>que</w:t>
      </w:r>
      <w:r>
        <w:t xml:space="preserve"> el bote haya encallado en este lugar, observando la corriente del rio, le dijo James a sus compañeros.</w:t>
      </w:r>
    </w:p>
    <w:p w14:paraId="141C49E9" w14:textId="60756D59" w:rsidR="00165010" w:rsidRDefault="00000000">
      <w:pPr>
        <w:ind w:left="720"/>
        <w:rPr>
          <w:rPrChange w:id="73" w:author="Author" w:date="2024-06-26T12:40:00Z">
            <w:rPr>
              <w:sz w:val="28"/>
            </w:rPr>
          </w:rPrChange>
        </w:rPr>
      </w:pPr>
      <w:r>
        <w:t xml:space="preserve">De repente, Miller señaló lo </w:t>
      </w:r>
      <w:r w:rsidR="00580552">
        <w:t>que</w:t>
      </w:r>
      <w:r>
        <w:t xml:space="preserve"> parecía una cafetería, semi oculta, en un </w:t>
      </w:r>
      <w:r w:rsidR="004B609E">
        <w:t>pequeño</w:t>
      </w:r>
      <w:r>
        <w:t xml:space="preserve">  monte, rodeada de eucaliptos, con caminos </w:t>
      </w:r>
      <w:r w:rsidR="00580552">
        <w:t>transitables</w:t>
      </w:r>
      <w:r>
        <w:t xml:space="preserve"> </w:t>
      </w:r>
      <w:r w:rsidR="00071913">
        <w:t xml:space="preserve">― </w:t>
      </w:r>
      <w:r>
        <w:t xml:space="preserve">Si tiene cámaras </w:t>
      </w:r>
      <w:r w:rsidR="00580552">
        <w:t>está</w:t>
      </w:r>
      <w:r>
        <w:t xml:space="preserve"> lejos de aquí, pero igualmente podemos ir a investigar, dijo el moreno.</w:t>
      </w:r>
    </w:p>
    <w:p w14:paraId="1C4C29CB" w14:textId="07D0FF46" w:rsidR="00165010" w:rsidRDefault="00000000">
      <w:pPr>
        <w:ind w:left="720"/>
        <w:rPr>
          <w:rPrChange w:id="74" w:author="Author" w:date="2024-06-26T12:40:00Z">
            <w:rPr>
              <w:sz w:val="28"/>
            </w:rPr>
          </w:rPrChange>
        </w:rPr>
      </w:pPr>
      <w:r>
        <w:t xml:space="preserve">Grace </w:t>
      </w:r>
      <w:r w:rsidR="00F54961">
        <w:t>asintió</w:t>
      </w:r>
      <w:r>
        <w:t xml:space="preserve"> con la cabeza ― .Todo suma, sargento.</w:t>
      </w:r>
    </w:p>
    <w:p w14:paraId="30EC026D" w14:textId="1C4D7604" w:rsidR="00165010" w:rsidRDefault="00000000">
      <w:pPr>
        <w:ind w:left="720"/>
        <w:rPr>
          <w:rPrChange w:id="75" w:author="Author" w:date="2024-06-26T12:40:00Z">
            <w:rPr>
              <w:sz w:val="28"/>
            </w:rPr>
          </w:rPrChange>
        </w:rPr>
      </w:pPr>
      <w:r>
        <w:t xml:space="preserve">James mostró su placa a un encargado sorprendido, de tez blanca, calvo y </w:t>
      </w:r>
      <w:r w:rsidR="00580552">
        <w:t>físico</w:t>
      </w:r>
      <w:r>
        <w:t xml:space="preserve"> de luchador romano </w:t>
      </w:r>
      <w:r w:rsidR="00071913">
        <w:t xml:space="preserve">― </w:t>
      </w:r>
      <w:r>
        <w:t xml:space="preserve">Soy el inspector detective, de homicidios, James Gorman, de la estación policial de Maldon, con mis compañeros </w:t>
      </w:r>
      <w:r w:rsidR="003556BD">
        <w:t>quisiéramos</w:t>
      </w:r>
      <w:r>
        <w:t xml:space="preserve"> hacerles unas preguntas, señor.</w:t>
      </w:r>
    </w:p>
    <w:p w14:paraId="6925D37B" w14:textId="77777777" w:rsidR="00165010" w:rsidRDefault="00000000">
      <w:pPr>
        <w:ind w:left="720"/>
        <w:rPr>
          <w:rPrChange w:id="76" w:author="Author" w:date="2024-06-26T12:40:00Z">
            <w:rPr>
              <w:sz w:val="28"/>
            </w:rPr>
          </w:rPrChange>
        </w:rPr>
      </w:pPr>
      <w:r>
        <w:t>El encargado, de nombre Thomás, lanzó un suspiro, pero no dijo nada.</w:t>
      </w:r>
    </w:p>
    <w:p w14:paraId="6B2F0540" w14:textId="736A516C" w:rsidR="00165010" w:rsidRDefault="00422D18">
      <w:pPr>
        <w:ind w:left="720"/>
        <w:rPr>
          <w:rPrChange w:id="77" w:author="Author" w:date="2024-06-26T12:40:00Z">
            <w:rPr>
              <w:sz w:val="28"/>
            </w:rPr>
          </w:rPrChange>
        </w:rPr>
      </w:pPr>
      <w:r>
        <w:t xml:space="preserve">― Todo bien, no se alarme. ¿Tienen cámaras de seguridad </w:t>
      </w:r>
      <w:r w:rsidR="00462522">
        <w:t>que</w:t>
      </w:r>
      <w:r>
        <w:t xml:space="preserve"> estén dirigidas hacía el río?</w:t>
      </w:r>
    </w:p>
    <w:p w14:paraId="05E953DA" w14:textId="77777777" w:rsidR="00165010" w:rsidRDefault="00422D18">
      <w:pPr>
        <w:ind w:left="720"/>
        <w:rPr>
          <w:rPrChange w:id="78" w:author="Author" w:date="2024-06-26T12:40:00Z">
            <w:rPr>
              <w:sz w:val="28"/>
            </w:rPr>
          </w:rPrChange>
        </w:rPr>
      </w:pPr>
      <w:r>
        <w:t>― Si…, pero últimamente no están funcionando bien, oficial.</w:t>
      </w:r>
    </w:p>
    <w:p w14:paraId="63427F60" w14:textId="77777777" w:rsidR="00165010" w:rsidRDefault="00422D18">
      <w:pPr>
        <w:ind w:left="720"/>
        <w:rPr>
          <w:rPrChange w:id="79" w:author="Author" w:date="2024-06-26T12:40:00Z">
            <w:rPr>
              <w:sz w:val="28"/>
            </w:rPr>
          </w:rPrChange>
        </w:rPr>
      </w:pPr>
      <w:r>
        <w:t>― Hasta dónde llega su alcance mirando hacia la costa, le indagó James.</w:t>
      </w:r>
    </w:p>
    <w:p w14:paraId="091D7406" w14:textId="516ECF19" w:rsidR="00165010" w:rsidRDefault="00422D18">
      <w:pPr>
        <w:ind w:left="720"/>
        <w:rPr>
          <w:rPrChange w:id="80" w:author="Author" w:date="2024-06-26T12:40:00Z">
            <w:rPr>
              <w:sz w:val="28"/>
            </w:rPr>
          </w:rPrChange>
        </w:rPr>
      </w:pPr>
      <w:r>
        <w:t xml:space="preserve">― Los días </w:t>
      </w:r>
      <w:r w:rsidR="004B609E">
        <w:t>sin</w:t>
      </w:r>
      <w:r>
        <w:t xml:space="preserve"> neblina se ve perfectamente la estatua del guerrero, no más </w:t>
      </w:r>
      <w:r w:rsidR="00462522">
        <w:t>que</w:t>
      </w:r>
      <w:r>
        <w:t xml:space="preserve"> eso.</w:t>
      </w:r>
    </w:p>
    <w:p w14:paraId="49F8BE1B" w14:textId="77777777" w:rsidR="00165010" w:rsidRDefault="00422D18">
      <w:pPr>
        <w:ind w:left="720"/>
        <w:rPr>
          <w:rPrChange w:id="81" w:author="Author" w:date="2024-06-26T12:40:00Z">
            <w:rPr>
              <w:sz w:val="28"/>
            </w:rPr>
          </w:rPrChange>
        </w:rPr>
      </w:pPr>
      <w:r>
        <w:t>― ¿Podemos verla?, le preguntó Grace.</w:t>
      </w:r>
    </w:p>
    <w:p w14:paraId="66A1E6ED" w14:textId="159B19EB" w:rsidR="00165010" w:rsidRDefault="00422D18">
      <w:pPr>
        <w:ind w:left="720"/>
        <w:rPr>
          <w:rPrChange w:id="82" w:author="Author" w:date="2024-06-26T12:40:00Z">
            <w:rPr>
              <w:sz w:val="28"/>
            </w:rPr>
          </w:rPrChange>
        </w:rPr>
      </w:pPr>
      <w:r>
        <w:t xml:space="preserve">― Si, por supuesto, pero sí es por la cabeza de la mujer encontrada en el </w:t>
      </w:r>
      <w:r w:rsidR="00580552">
        <w:t>rio</w:t>
      </w:r>
      <w:r>
        <w:t xml:space="preserve">, es poco lo </w:t>
      </w:r>
      <w:r w:rsidR="00462522">
        <w:t>que</w:t>
      </w:r>
      <w:r>
        <w:t xml:space="preserve"> se podría ver ese día en la costanera, oficial, contestó Thomás, haciéndolos pasar a una </w:t>
      </w:r>
      <w:r w:rsidR="00E002EC">
        <w:t>pequeña</w:t>
      </w:r>
      <w:r>
        <w:t xml:space="preserve"> oficina.</w:t>
      </w:r>
    </w:p>
    <w:p w14:paraId="6C24F91F" w14:textId="77777777" w:rsidR="00165010" w:rsidRDefault="00422D18">
      <w:pPr>
        <w:ind w:left="720"/>
        <w:rPr>
          <w:rPrChange w:id="83" w:author="Author" w:date="2024-06-26T12:40:00Z">
            <w:rPr>
              <w:sz w:val="28"/>
            </w:rPr>
          </w:rPrChange>
        </w:rPr>
      </w:pPr>
      <w:r>
        <w:t>― ¿Tiene el archivo?, le preguntó Grace.</w:t>
      </w:r>
    </w:p>
    <w:p w14:paraId="61761119" w14:textId="41FF2946" w:rsidR="00165010" w:rsidRDefault="00000000">
      <w:pPr>
        <w:ind w:left="720"/>
        <w:rPr>
          <w:rPrChange w:id="84" w:author="Author" w:date="2024-06-26T12:40:00Z">
            <w:rPr>
              <w:sz w:val="28"/>
            </w:rPr>
          </w:rPrChange>
        </w:rPr>
      </w:pPr>
      <w:r>
        <w:t xml:space="preserve">Si, por supuesto, respondió con cautela Thomás, poniendo una Notebook, sobre un escritorio  dándole la clave y pronto se </w:t>
      </w:r>
      <w:r w:rsidR="00580552">
        <w:t>alejó</w:t>
      </w:r>
      <w:r>
        <w:t>.</w:t>
      </w:r>
    </w:p>
    <w:p w14:paraId="097AC939" w14:textId="3AB4B52A" w:rsidR="00165010" w:rsidRDefault="00000000">
      <w:pPr>
        <w:ind w:left="720"/>
        <w:rPr>
          <w:rPrChange w:id="85" w:author="Author" w:date="2024-06-26T12:40:00Z">
            <w:rPr>
              <w:sz w:val="28"/>
            </w:rPr>
          </w:rPrChange>
        </w:rPr>
      </w:pPr>
      <w:r>
        <w:t xml:space="preserve">Miller hizo </w:t>
      </w:r>
      <w:r w:rsidR="00462522">
        <w:t>que</w:t>
      </w:r>
      <w:r>
        <w:t xml:space="preserve"> apareciera una paleta de color en la pantalla del ordenador.</w:t>
      </w:r>
    </w:p>
    <w:p w14:paraId="46863AB7" w14:textId="32F5764B" w:rsidR="00165010" w:rsidRDefault="00422D18">
      <w:pPr>
        <w:ind w:left="720"/>
        <w:rPr>
          <w:rPrChange w:id="86" w:author="Author" w:date="2024-06-26T12:40:00Z">
            <w:rPr>
              <w:sz w:val="28"/>
            </w:rPr>
          </w:rPrChange>
        </w:rPr>
      </w:pPr>
      <w:r>
        <w:t xml:space="preserve">― </w:t>
      </w:r>
      <w:r w:rsidR="00580552">
        <w:t>Señálalo</w:t>
      </w:r>
      <w:r>
        <w:t>, le ordenó James.</w:t>
      </w:r>
    </w:p>
    <w:p w14:paraId="2687625D" w14:textId="77777777" w:rsidR="00165010" w:rsidRDefault="00000000">
      <w:pPr>
        <w:ind w:left="720"/>
        <w:rPr>
          <w:rPrChange w:id="87" w:author="Author" w:date="2024-06-26T12:40:00Z">
            <w:rPr>
              <w:sz w:val="28"/>
            </w:rPr>
          </w:rPrChange>
        </w:rPr>
      </w:pPr>
      <w:r>
        <w:t>En las imágenes se divisaba no tan claro por la densa neblina de esa mañana, el monumento al guerrero.</w:t>
      </w:r>
    </w:p>
    <w:p w14:paraId="32D54222" w14:textId="1DFCEA6A" w:rsidR="00165010" w:rsidRDefault="00422D18">
      <w:pPr>
        <w:ind w:left="720"/>
        <w:rPr>
          <w:rPrChange w:id="88" w:author="Author" w:date="2024-06-26T12:40:00Z">
            <w:rPr>
              <w:sz w:val="28"/>
            </w:rPr>
          </w:rPrChange>
        </w:rPr>
      </w:pPr>
      <w:r>
        <w:t xml:space="preserve">― Para la cámara…., ahora cambia el </w:t>
      </w:r>
      <w:r w:rsidR="00580552">
        <w:t>ángulo</w:t>
      </w:r>
      <w:r>
        <w:t xml:space="preserve">. Retrocede y acerca las imágenes. Ahora  </w:t>
      </w:r>
      <w:r w:rsidR="00580552">
        <w:t>congélala</w:t>
      </w:r>
      <w:r>
        <w:t>, le ordenó James.</w:t>
      </w:r>
    </w:p>
    <w:p w14:paraId="3A56DC9B" w14:textId="77777777" w:rsidR="00165010" w:rsidRDefault="00000000">
      <w:pPr>
        <w:ind w:left="720"/>
        <w:rPr>
          <w:rPrChange w:id="89" w:author="Author" w:date="2024-06-26T12:40:00Z">
            <w:rPr>
              <w:sz w:val="28"/>
            </w:rPr>
          </w:rPrChange>
        </w:rPr>
      </w:pPr>
      <w:r>
        <w:lastRenderedPageBreak/>
        <w:t>Joseph obedeció.</w:t>
      </w:r>
    </w:p>
    <w:p w14:paraId="315A0060" w14:textId="53E6ABB0" w:rsidR="00165010" w:rsidRDefault="00422D18">
      <w:pPr>
        <w:ind w:left="720"/>
      </w:pPr>
      <w:r>
        <w:t xml:space="preserve">― Hay un hombre parado al borde de la escollera. ¿Verdad? dijo Grace, arrugando la frente </w:t>
      </w:r>
      <w:r w:rsidR="00071913">
        <w:t xml:space="preserve">― </w:t>
      </w:r>
      <w:r>
        <w:t xml:space="preserve">Y la otra persona </w:t>
      </w:r>
      <w:r w:rsidR="00462522">
        <w:t>que</w:t>
      </w:r>
      <w:r>
        <w:t xml:space="preserve"> sube del río, puede ser Kevin Taylor, por su estatura, señalo Grace.</w:t>
      </w:r>
    </w:p>
    <w:p w14:paraId="64CD2316" w14:textId="6DE0FBC2" w:rsidR="00165010" w:rsidRDefault="00000000">
      <w:pPr>
        <w:ind w:left="720"/>
        <w:rPr>
          <w:rPrChange w:id="90" w:author="Author" w:date="2024-06-26T12:40:00Z">
            <w:rPr>
              <w:sz w:val="28"/>
            </w:rPr>
          </w:rPrChange>
        </w:rPr>
      </w:pPr>
      <w:r>
        <w:t xml:space="preserve">Después de un corto </w:t>
      </w:r>
      <w:r w:rsidR="00E23FA5">
        <w:t>silencio</w:t>
      </w:r>
      <w:r>
        <w:t xml:space="preserve">, James se tocó la nuca y volvió a clavar los ojos en la pantalla </w:t>
      </w:r>
      <w:r w:rsidR="00071913">
        <w:t xml:space="preserve">― </w:t>
      </w:r>
      <w:r>
        <w:t>Acerca más la imagen, Joseph.</w:t>
      </w:r>
    </w:p>
    <w:p w14:paraId="2CC7F662" w14:textId="0AAEEDD1" w:rsidR="00165010" w:rsidRDefault="00000000">
      <w:pPr>
        <w:ind w:left="720"/>
      </w:pPr>
      <w:r>
        <w:t xml:space="preserve">Tardaron unos largos segundos observando la pantalla, después, los tres policías intercambiaron una mirada como sabiendo lo </w:t>
      </w:r>
      <w:r w:rsidR="00462522">
        <w:t>que</w:t>
      </w:r>
      <w:r>
        <w:t xml:space="preserve"> habían descubierto, pero no dijeron nada.</w:t>
      </w:r>
    </w:p>
    <w:p w14:paraId="0E43DCF4" w14:textId="77777777" w:rsidR="00165010" w:rsidRDefault="00000000">
      <w:pPr>
        <w:ind w:left="720"/>
        <w:rPr>
          <w:rPrChange w:id="91" w:author="Author" w:date="2024-06-26T12:40:00Z">
            <w:rPr>
              <w:sz w:val="28"/>
            </w:rPr>
          </w:rPrChange>
        </w:rPr>
      </w:pPr>
      <w:r>
        <w:t>¿Tiene un pendrive virgen?, señor, le preguntó James a Thomás.</w:t>
      </w:r>
    </w:p>
    <w:p w14:paraId="5C803DD4" w14:textId="6A159E8D" w:rsidR="00165010" w:rsidRDefault="00000000">
      <w:pPr>
        <w:ind w:left="720"/>
        <w:rPr>
          <w:rPrChange w:id="92" w:author="Author" w:date="2024-06-26T12:40:00Z">
            <w:rPr>
              <w:sz w:val="28"/>
            </w:rPr>
          </w:rPrChange>
        </w:rPr>
      </w:pPr>
      <w:r>
        <w:t xml:space="preserve"> Thomás esbozó una </w:t>
      </w:r>
      <w:r w:rsidR="004B609E">
        <w:t>expresión</w:t>
      </w:r>
      <w:r>
        <w:t xml:space="preserve"> de desagrado extraña y abriendo a desgano un cajón del escritorio, sacó un </w:t>
      </w:r>
      <w:r w:rsidR="00580552">
        <w:t>pendrive</w:t>
      </w:r>
      <w:r>
        <w:t xml:space="preserve"> y se lo entregó.</w:t>
      </w:r>
    </w:p>
    <w:p w14:paraId="3ED0C8E7" w14:textId="07B8F7E4" w:rsidR="00165010" w:rsidRDefault="00422D18">
      <w:pPr>
        <w:ind w:left="720"/>
        <w:rPr>
          <w:rPrChange w:id="93" w:author="Author" w:date="2024-06-26T12:40:00Z">
            <w:rPr>
              <w:sz w:val="28"/>
            </w:rPr>
          </w:rPrChange>
        </w:rPr>
      </w:pPr>
      <w:r>
        <w:t xml:space="preserve">― Tenemos </w:t>
      </w:r>
      <w:r w:rsidR="00462522">
        <w:t>que</w:t>
      </w:r>
      <w:r>
        <w:t xml:space="preserve"> secuestrar este material, para </w:t>
      </w:r>
      <w:r w:rsidR="00462522">
        <w:t>que</w:t>
      </w:r>
      <w:r>
        <w:t xml:space="preserve"> lo analicen los peritos, sí no llega a  ver pruebas suficiente por lo </w:t>
      </w:r>
      <w:r w:rsidR="00580552">
        <w:t>que</w:t>
      </w:r>
      <w:r>
        <w:t xml:space="preserve"> se </w:t>
      </w:r>
      <w:r w:rsidR="007C0065">
        <w:t>está</w:t>
      </w:r>
      <w:r>
        <w:t xml:space="preserve"> investigando, se la haremos llegar, señor, le dijo James.</w:t>
      </w:r>
    </w:p>
    <w:p w14:paraId="6AB82C6B" w14:textId="12A46DA4" w:rsidR="00165010" w:rsidRDefault="00000000">
      <w:pPr>
        <w:ind w:left="720"/>
        <w:rPr>
          <w:rPrChange w:id="94" w:author="Author" w:date="2024-06-26T12:40:00Z">
            <w:rPr>
              <w:sz w:val="28"/>
            </w:rPr>
          </w:rPrChange>
        </w:rPr>
      </w:pPr>
      <w:r>
        <w:t xml:space="preserve">Thomás </w:t>
      </w:r>
      <w:r w:rsidR="00F54961">
        <w:t>asintió</w:t>
      </w:r>
      <w:r>
        <w:t>, con gesto serio.</w:t>
      </w:r>
    </w:p>
    <w:p w14:paraId="368CF14B" w14:textId="58FB47BF" w:rsidR="00165010" w:rsidRDefault="00422D18">
      <w:pPr>
        <w:ind w:left="720"/>
        <w:rPr>
          <w:rPrChange w:id="95" w:author="Author" w:date="2024-06-26T12:40:00Z">
            <w:rPr>
              <w:sz w:val="28"/>
            </w:rPr>
          </w:rPrChange>
        </w:rPr>
      </w:pPr>
      <w:r>
        <w:t xml:space="preserve">― Una </w:t>
      </w:r>
      <w:r w:rsidR="00580552">
        <w:t>última</w:t>
      </w:r>
      <w:r>
        <w:t xml:space="preserve"> pregunta. ¿El día del suceso, notó gente extraña </w:t>
      </w:r>
      <w:r w:rsidR="00462522">
        <w:t>que</w:t>
      </w:r>
      <w:r>
        <w:t xml:space="preserve"> haya venido a su cafetería?</w:t>
      </w:r>
    </w:p>
    <w:p w14:paraId="58119DB7" w14:textId="029DF1A0" w:rsidR="00165010" w:rsidRDefault="00000000">
      <w:pPr>
        <w:ind w:left="720"/>
        <w:rPr>
          <w:rPrChange w:id="96" w:author="Author" w:date="2024-06-26T12:40:00Z">
            <w:rPr>
              <w:sz w:val="28"/>
            </w:rPr>
          </w:rPrChange>
        </w:rPr>
      </w:pPr>
      <w:r>
        <w:t xml:space="preserve">Negó con la cabeza </w:t>
      </w:r>
      <w:r w:rsidR="00071913">
        <w:t xml:space="preserve">― </w:t>
      </w:r>
      <w:r>
        <w:t xml:space="preserve">No </w:t>
      </w:r>
      <w:r w:rsidR="00462522">
        <w:t>que</w:t>
      </w:r>
      <w:r>
        <w:t xml:space="preserve"> recuerde, trabajamos con gente </w:t>
      </w:r>
      <w:r w:rsidR="00462522">
        <w:t>que</w:t>
      </w:r>
      <w:r>
        <w:t xml:space="preserve"> conocemos de todo el año, salvo los fines de semana, </w:t>
      </w:r>
      <w:r w:rsidR="00462522">
        <w:t>que</w:t>
      </w:r>
      <w:r>
        <w:t xml:space="preserve"> vienen de otras ciudades a pasar el día en el río.</w:t>
      </w:r>
    </w:p>
    <w:p w14:paraId="36DC5CA8" w14:textId="7C5FD126" w:rsidR="00165010" w:rsidRDefault="00000000">
      <w:pPr>
        <w:ind w:left="720"/>
        <w:rPr>
          <w:rPrChange w:id="97" w:author="Author" w:date="2024-06-26T12:40:00Z">
            <w:rPr>
              <w:sz w:val="28"/>
            </w:rPr>
          </w:rPrChange>
        </w:rPr>
      </w:pPr>
      <w:r>
        <w:t xml:space="preserve">Cuando se estaban retirando de la cafetería, Thomás los interrumpió ahora con un gesto amable </w:t>
      </w:r>
      <w:r w:rsidR="00071913">
        <w:t xml:space="preserve">― </w:t>
      </w:r>
      <w:r>
        <w:t>La casa los invita a un café, oficiales.</w:t>
      </w:r>
    </w:p>
    <w:p w14:paraId="3EDB7771" w14:textId="093F3353" w:rsidR="00165010" w:rsidRDefault="00000000">
      <w:pPr>
        <w:ind w:left="720"/>
        <w:rPr>
          <w:rPrChange w:id="98" w:author="Author" w:date="2024-06-26T12:40:00Z">
            <w:rPr>
              <w:sz w:val="28"/>
            </w:rPr>
          </w:rPrChange>
        </w:rPr>
      </w:pPr>
      <w:r>
        <w:t>Grace por encima del hombro le agradeció</w:t>
      </w:r>
      <w:r w:rsidR="00071913">
        <w:t xml:space="preserve">― </w:t>
      </w:r>
      <w:r>
        <w:t>En otro momento, señor. Gracias por su atención.</w:t>
      </w:r>
    </w:p>
    <w:p w14:paraId="0481FECC" w14:textId="77777777" w:rsidR="00165010" w:rsidRDefault="00000000">
      <w:pPr>
        <w:ind w:left="720"/>
        <w:rPr>
          <w:rPrChange w:id="99" w:author="Author" w:date="2024-06-26T12:40:00Z">
            <w:rPr>
              <w:sz w:val="28"/>
            </w:rPr>
          </w:rPrChange>
        </w:rPr>
      </w:pPr>
      <w:r>
        <w:t xml:space="preserve">Thomás sonrió entre dientes y de inmediato llamó por su móvil. </w:t>
      </w:r>
    </w:p>
    <w:p w14:paraId="0A189C4C" w14:textId="77777777" w:rsidR="00165010" w:rsidRDefault="00422D18">
      <w:pPr>
        <w:ind w:left="720"/>
        <w:rPr>
          <w:rPrChange w:id="100" w:author="Author" w:date="2024-06-26T12:40:00Z">
            <w:rPr>
              <w:sz w:val="28"/>
            </w:rPr>
          </w:rPrChange>
        </w:rPr>
      </w:pPr>
      <w:r>
        <w:t>― Vino la policía hacer preguntas. Y, además, me pidieron ver las cámaras. Gravaron el archivo de ese día y se lo llevaron, jefe.</w:t>
      </w:r>
    </w:p>
    <w:p w14:paraId="6D30CE52" w14:textId="611CA2BA" w:rsidR="00165010" w:rsidRDefault="00422D18">
      <w:pPr>
        <w:ind w:left="720"/>
        <w:rPr>
          <w:rPrChange w:id="101" w:author="Author" w:date="2024-06-26T12:40:00Z">
            <w:rPr>
              <w:sz w:val="28"/>
            </w:rPr>
          </w:rPrChange>
        </w:rPr>
      </w:pPr>
      <w:r>
        <w:t xml:space="preserve">― Era de imaginar, dijo resoplando </w:t>
      </w:r>
      <w:r w:rsidR="00071913">
        <w:t xml:space="preserve">― </w:t>
      </w:r>
      <w:r>
        <w:t xml:space="preserve">Pero no hay evidencias </w:t>
      </w:r>
      <w:r w:rsidR="00462522">
        <w:t>que</w:t>
      </w:r>
      <w:r>
        <w:t xml:space="preserve"> puedan descubrir alguna pista a través de las cámaras. La policía seguramente va a seguir merodeando por el lugar. Si vuelven a indagarte, </w:t>
      </w:r>
      <w:r w:rsidR="00DE0E40">
        <w:t>repetí</w:t>
      </w:r>
      <w:r>
        <w:t xml:space="preserve"> </w:t>
      </w:r>
      <w:r w:rsidR="00E23FA5">
        <w:t>siempre</w:t>
      </w:r>
      <w:r>
        <w:t xml:space="preserve"> lo mismo, le ordenó el hombre y cortó.</w:t>
      </w:r>
    </w:p>
    <w:p w14:paraId="04682145" w14:textId="37A77240" w:rsidR="00165010" w:rsidRDefault="00000000">
      <w:pPr>
        <w:ind w:left="720"/>
        <w:rPr>
          <w:rPrChange w:id="102" w:author="Author" w:date="2024-06-26T12:40:00Z">
            <w:rPr>
              <w:sz w:val="28"/>
            </w:rPr>
          </w:rPrChange>
        </w:rPr>
      </w:pPr>
      <w:r>
        <w:t xml:space="preserve">Thomás exhaló cuando vio </w:t>
      </w:r>
      <w:r w:rsidR="00462522">
        <w:t>que</w:t>
      </w:r>
      <w:r>
        <w:t xml:space="preserve"> el auto policial se alejada del lugar, mientras, el sargento Miller les </w:t>
      </w:r>
      <w:r w:rsidR="007C0065">
        <w:t>hacía</w:t>
      </w:r>
      <w:r>
        <w:t xml:space="preserve"> notar a sus compañeros, lo dubitativo y nervioso </w:t>
      </w:r>
      <w:r w:rsidR="00462522">
        <w:t>que</w:t>
      </w:r>
      <w:r>
        <w:t xml:space="preserve"> se encontraba Thomás cuando se le indagaba. Y además, </w:t>
      </w:r>
      <w:r w:rsidR="00462522">
        <w:t>que</w:t>
      </w:r>
      <w:r>
        <w:t xml:space="preserve"> Kevin Taylor había mentido.</w:t>
      </w:r>
    </w:p>
    <w:p w14:paraId="29D102C0" w14:textId="22F0FD73" w:rsidR="00165010" w:rsidRDefault="00000000">
      <w:pPr>
        <w:ind w:left="720"/>
        <w:rPr>
          <w:rPrChange w:id="103" w:author="Author" w:date="2024-06-26T12:40:00Z">
            <w:rPr>
              <w:sz w:val="28"/>
            </w:rPr>
          </w:rPrChange>
        </w:rPr>
      </w:pPr>
      <w:r>
        <w:t xml:space="preserve">Grace </w:t>
      </w:r>
      <w:r w:rsidR="00F54961">
        <w:t>asintió</w:t>
      </w:r>
      <w:r>
        <w:t xml:space="preserve"> con la cabeza </w:t>
      </w:r>
      <w:r w:rsidR="00071913">
        <w:t xml:space="preserve">― </w:t>
      </w:r>
      <w:r>
        <w:t xml:space="preserve">Si, es verdad, en ningún momento Taylor mencionó otra persona, al borde de la escollera, solamente mencionó a una mujer con un perro y a un hombre </w:t>
      </w:r>
      <w:r w:rsidR="00462522">
        <w:t>que</w:t>
      </w:r>
      <w:r>
        <w:t xml:space="preserve"> se cruzó con él con una caña de pescar en el hombro, a unos 200 o 300 metros donde se encontraba el monumento al guerrero.</w:t>
      </w:r>
    </w:p>
    <w:p w14:paraId="52633972" w14:textId="747B716F" w:rsidR="00165010" w:rsidRDefault="00422D18">
      <w:pPr>
        <w:ind w:left="720"/>
        <w:rPr>
          <w:rPrChange w:id="104" w:author="Author" w:date="2024-06-26T12:40:00Z">
            <w:rPr>
              <w:sz w:val="28"/>
            </w:rPr>
          </w:rPrChange>
        </w:rPr>
      </w:pPr>
      <w:r>
        <w:t>― Me pregunto. ¿</w:t>
      </w:r>
      <w:r w:rsidR="007C0065">
        <w:t>Cuál</w:t>
      </w:r>
      <w:r>
        <w:t xml:space="preserve"> fue el motivo de Kevin Taylor al no mencionar la presencia de otra persona cuando subió a la costanera, después de a ver descubierto la cabeza de la mujer?, preguntó James.</w:t>
      </w:r>
    </w:p>
    <w:p w14:paraId="439F9F02" w14:textId="650318C6" w:rsidR="00165010" w:rsidRPr="008721C4" w:rsidRDefault="00422D18">
      <w:pPr>
        <w:ind w:left="720"/>
      </w:pPr>
      <w:r>
        <w:t xml:space="preserve">― La amenaza, quizás de muerte, sería lo más lógico pensarlo sí Taylor nada </w:t>
      </w:r>
      <w:r w:rsidR="007C0065">
        <w:t>tenía</w:t>
      </w:r>
      <w:r>
        <w:t xml:space="preserve"> </w:t>
      </w:r>
      <w:r w:rsidR="00DB641A">
        <w:t>que</w:t>
      </w:r>
      <w:r>
        <w:t xml:space="preserve"> ver con el </w:t>
      </w:r>
      <w:r w:rsidR="004B609E">
        <w:t>asesinato</w:t>
      </w:r>
      <w:r>
        <w:t>, le contestó Grace.</w:t>
      </w:r>
    </w:p>
    <w:p w14:paraId="5DA3EC56" w14:textId="04B7B88C" w:rsidR="00165010" w:rsidRDefault="00422D18">
      <w:pPr>
        <w:ind w:left="720"/>
        <w:rPr>
          <w:rPrChange w:id="105" w:author="Author" w:date="2024-06-26T12:40:00Z">
            <w:rPr>
              <w:sz w:val="28"/>
            </w:rPr>
          </w:rPrChange>
        </w:rPr>
      </w:pPr>
      <w:r>
        <w:t xml:space="preserve">― De cualquier forma va a tener </w:t>
      </w:r>
      <w:r w:rsidR="007C0065">
        <w:t>que</w:t>
      </w:r>
      <w:r>
        <w:t xml:space="preserve"> volver a declarar, por</w:t>
      </w:r>
      <w:r w:rsidR="00462522">
        <w:t>que</w:t>
      </w:r>
      <w:r>
        <w:t xml:space="preserve"> </w:t>
      </w:r>
      <w:r w:rsidR="007C0065">
        <w:t>está</w:t>
      </w:r>
      <w:r>
        <w:t xml:space="preserve"> falseando su testimonio, aclaró el sargento Miller.</w:t>
      </w:r>
    </w:p>
    <w:p w14:paraId="74AE8C8F" w14:textId="0ABBFB0D" w:rsidR="00165010" w:rsidRDefault="00000000">
      <w:pPr>
        <w:ind w:left="720"/>
        <w:rPr>
          <w:rPrChange w:id="106" w:author="Author" w:date="2024-06-26T12:40:00Z">
            <w:rPr>
              <w:sz w:val="28"/>
            </w:rPr>
          </w:rPrChange>
        </w:rPr>
      </w:pPr>
      <w:r>
        <w:t xml:space="preserve">James </w:t>
      </w:r>
      <w:r w:rsidR="00F54961">
        <w:t>asintió</w:t>
      </w:r>
      <w:r>
        <w:t xml:space="preserve"> </w:t>
      </w:r>
      <w:r w:rsidR="00071913">
        <w:t xml:space="preserve">― </w:t>
      </w:r>
      <w:r>
        <w:t xml:space="preserve">Lo iremos a buscar. Es lo único </w:t>
      </w:r>
      <w:r w:rsidR="00462522">
        <w:t>que</w:t>
      </w:r>
      <w:r>
        <w:t xml:space="preserve"> tenemos por ahora </w:t>
      </w:r>
      <w:r w:rsidR="00462522">
        <w:t>que</w:t>
      </w:r>
      <w:r>
        <w:t xml:space="preserve"> investigar, hasta </w:t>
      </w:r>
      <w:r w:rsidR="00462522">
        <w:t>que</w:t>
      </w:r>
      <w:r>
        <w:t xml:space="preserve"> no tengamos la identidad de la víctima.</w:t>
      </w:r>
    </w:p>
    <w:p w14:paraId="67534AAD" w14:textId="647543E0" w:rsidR="00165010" w:rsidRDefault="00000000">
      <w:pPr>
        <w:ind w:left="720"/>
        <w:rPr>
          <w:rPrChange w:id="107" w:author="Author" w:date="2024-06-26T12:40:00Z">
            <w:rPr>
              <w:sz w:val="28"/>
            </w:rPr>
          </w:rPrChange>
        </w:rPr>
      </w:pPr>
      <w:r>
        <w:t xml:space="preserve">Cuando llegaron a la estación policial, el comisario </w:t>
      </w:r>
      <w:r w:rsidR="0019462A">
        <w:t>Haines</w:t>
      </w:r>
      <w:r>
        <w:t xml:space="preserve"> los hizo llamar.</w:t>
      </w:r>
    </w:p>
    <w:p w14:paraId="0164AB17" w14:textId="77777777" w:rsidR="00165010" w:rsidRDefault="00422D18">
      <w:pPr>
        <w:ind w:left="720"/>
        <w:rPr>
          <w:rPrChange w:id="108" w:author="Author" w:date="2024-06-26T12:40:00Z">
            <w:rPr>
              <w:sz w:val="28"/>
            </w:rPr>
          </w:rPrChange>
        </w:rPr>
      </w:pPr>
      <w:r>
        <w:t>― Algún progreso en la investigación, preguntó.</w:t>
      </w:r>
    </w:p>
    <w:p w14:paraId="0E043579" w14:textId="77777777" w:rsidR="00165010" w:rsidRDefault="00422D18">
      <w:pPr>
        <w:ind w:left="720"/>
        <w:rPr>
          <w:rPrChange w:id="109" w:author="Author" w:date="2024-06-26T12:40:00Z">
            <w:rPr>
              <w:sz w:val="28"/>
            </w:rPr>
          </w:rPrChange>
        </w:rPr>
      </w:pPr>
      <w:r>
        <w:lastRenderedPageBreak/>
        <w:t>― Muy poco. jefe, contestó Grace.</w:t>
      </w:r>
    </w:p>
    <w:p w14:paraId="52842B90" w14:textId="37986451" w:rsidR="00165010" w:rsidRDefault="00422D18">
      <w:pPr>
        <w:ind w:left="720"/>
        <w:rPr>
          <w:rPrChange w:id="110" w:author="Author" w:date="2024-06-26T12:40:00Z">
            <w:rPr>
              <w:sz w:val="28"/>
            </w:rPr>
          </w:rPrChange>
        </w:rPr>
      </w:pPr>
      <w:r>
        <w:t xml:space="preserve">― Bien. Llegó el informe de la fiscalía enviada por el cuerpo forense, sobre la identidad de la joven decapitada. Tras las huellas el ordenador le ha dado el nombre ― hizo una pausa ― La cabeza de la mujer decapitada pertenece a </w:t>
      </w:r>
      <w:r w:rsidR="003C63D1">
        <w:t>Janica</w:t>
      </w:r>
      <w:r>
        <w:t xml:space="preserve"> </w:t>
      </w:r>
      <w:r w:rsidR="003C63D1">
        <w:t>Novak</w:t>
      </w:r>
      <w:r>
        <w:t xml:space="preserve">, de 28 años, de nacionalidad polaca. Cuando vino a Inglaterra, vivió unos meses en Londres, pero la </w:t>
      </w:r>
      <w:r w:rsidR="00580552">
        <w:t>última</w:t>
      </w:r>
      <w:r>
        <w:t xml:space="preserve"> </w:t>
      </w:r>
      <w:r w:rsidR="007C0065">
        <w:t>residencia</w:t>
      </w:r>
      <w:r>
        <w:t xml:space="preserve"> la tenía en la ciudad de Colchester, del condado de Cheshire (la ciudad más antigua de Inglaterra)</w:t>
      </w:r>
    </w:p>
    <w:p w14:paraId="33881907" w14:textId="6E897FFC" w:rsidR="00165010" w:rsidRDefault="00000000">
      <w:pPr>
        <w:ind w:left="720"/>
        <w:rPr>
          <w:rPrChange w:id="111" w:author="Author" w:date="2024-06-26T12:40:00Z">
            <w:rPr>
              <w:sz w:val="28"/>
            </w:rPr>
          </w:rPrChange>
        </w:rPr>
      </w:pPr>
      <w:r>
        <w:t xml:space="preserve">James y sus compañeros intercambiaron una mirada de sorpresa. Kevin Taylor, el joven </w:t>
      </w:r>
      <w:r w:rsidR="00462522">
        <w:t>que</w:t>
      </w:r>
      <w:r>
        <w:t xml:space="preserve"> descubrió la cabeza de </w:t>
      </w:r>
      <w:r w:rsidR="003C63D1">
        <w:t>Janica</w:t>
      </w:r>
      <w:r>
        <w:t xml:space="preserve"> </w:t>
      </w:r>
      <w:r w:rsidR="003C63D1">
        <w:t>Novak</w:t>
      </w:r>
      <w:r>
        <w:t xml:space="preserve"> en el rio, casualidad o no, también vive en Colchester.</w:t>
      </w:r>
    </w:p>
    <w:p w14:paraId="0734FE4F" w14:textId="6D936548" w:rsidR="00165010" w:rsidRDefault="00422D18">
      <w:pPr>
        <w:ind w:left="720"/>
        <w:rPr>
          <w:rPrChange w:id="112" w:author="Author" w:date="2024-06-26T12:40:00Z">
            <w:rPr>
              <w:sz w:val="28"/>
            </w:rPr>
          </w:rPrChange>
        </w:rPr>
      </w:pPr>
      <w:r>
        <w:t xml:space="preserve">― ¿De </w:t>
      </w:r>
      <w:r w:rsidR="00462522">
        <w:t>que</w:t>
      </w:r>
      <w:r>
        <w:t xml:space="preserve"> vivía la joven en Colchester?, preguntó, James.</w:t>
      </w:r>
    </w:p>
    <w:p w14:paraId="170CCB3C" w14:textId="77777777" w:rsidR="00165010" w:rsidRDefault="00422D18">
      <w:pPr>
        <w:ind w:left="720"/>
        <w:rPr>
          <w:rPrChange w:id="113" w:author="Author" w:date="2024-06-26T12:40:00Z">
            <w:rPr>
              <w:sz w:val="28"/>
            </w:rPr>
          </w:rPrChange>
        </w:rPr>
      </w:pPr>
      <w:r>
        <w:t>― Trabajaba en un burdel, con la fachada de un club nocturno, de nombre Golden Lace, alejada del centro de la ciudad, contestó el comisario.</w:t>
      </w:r>
    </w:p>
    <w:p w14:paraId="60DD688E" w14:textId="77777777" w:rsidR="00165010" w:rsidRDefault="00000000">
      <w:pPr>
        <w:ind w:left="720"/>
        <w:rPr>
          <w:rPrChange w:id="114" w:author="Author" w:date="2024-06-26T12:40:00Z">
            <w:rPr>
              <w:sz w:val="28"/>
            </w:rPr>
          </w:rPrChange>
        </w:rPr>
      </w:pPr>
      <w:r>
        <w:t>¿Tenía antecedentes policiales?, quiso saber Grase.</w:t>
      </w:r>
    </w:p>
    <w:p w14:paraId="2900EC6C" w14:textId="505952C3" w:rsidR="00165010" w:rsidRDefault="00422D18">
      <w:pPr>
        <w:ind w:left="720"/>
        <w:rPr>
          <w:rPrChange w:id="115" w:author="Author" w:date="2024-06-26T12:40:00Z">
            <w:rPr>
              <w:sz w:val="28"/>
            </w:rPr>
          </w:rPrChange>
        </w:rPr>
      </w:pPr>
      <w:r>
        <w:t xml:space="preserve">― </w:t>
      </w:r>
      <w:r w:rsidR="0019462A">
        <w:t>Haines</w:t>
      </w:r>
      <w:r>
        <w:t xml:space="preserve"> negó con la cabeza </w:t>
      </w:r>
      <w:r w:rsidR="00071913">
        <w:t xml:space="preserve">― </w:t>
      </w:r>
      <w:r>
        <w:t>Según el informe de la policía de Colchester, solamente fue detenida en una oportunidad por escándalo en una fiesta clandestina, donde se consumía droga, pero ella estaba limpia, no había participado de los hechos.</w:t>
      </w:r>
    </w:p>
    <w:p w14:paraId="237AC719" w14:textId="2D83F35B" w:rsidR="00165010" w:rsidRDefault="00422D18">
      <w:pPr>
        <w:ind w:left="720"/>
        <w:rPr>
          <w:rPrChange w:id="116" w:author="Author" w:date="2024-06-26T12:40:00Z">
            <w:rPr>
              <w:sz w:val="28"/>
            </w:rPr>
          </w:rPrChange>
        </w:rPr>
      </w:pPr>
      <w:r>
        <w:t xml:space="preserve">― Seguramente fue </w:t>
      </w:r>
      <w:r w:rsidR="007C0065">
        <w:t>asesinada</w:t>
      </w:r>
      <w:r>
        <w:t xml:space="preserve"> en Colchester. ¿</w:t>
      </w:r>
      <w:r w:rsidR="007C0065">
        <w:t>Cuál</w:t>
      </w:r>
      <w:r>
        <w:t xml:space="preserve"> sería en motivo de traer su cabeza a Maldon, con los riesgos de ser descubierto por la policía en el camino?, preguntó Grace.</w:t>
      </w:r>
    </w:p>
    <w:p w14:paraId="3834D815" w14:textId="43CFC598" w:rsidR="00165010" w:rsidRDefault="00422D18">
      <w:pPr>
        <w:ind w:left="720"/>
        <w:rPr>
          <w:rPrChange w:id="117" w:author="Author" w:date="2024-06-26T12:40:00Z">
            <w:rPr>
              <w:sz w:val="28"/>
            </w:rPr>
          </w:rPrChange>
        </w:rPr>
      </w:pPr>
      <w:r>
        <w:t xml:space="preserve">― Es una forma de embarrar la cancha como se dice vulgarmente, darle tiempo al </w:t>
      </w:r>
      <w:r w:rsidR="001348E8">
        <w:t>asesino</w:t>
      </w:r>
      <w:r>
        <w:t xml:space="preserve"> o a los </w:t>
      </w:r>
      <w:r w:rsidR="007C0065">
        <w:t>asesinos</w:t>
      </w:r>
      <w:r>
        <w:t xml:space="preserve"> de ocultar el cadáver y limpiar la escena del crimen, respondió James y agregó </w:t>
      </w:r>
      <w:r w:rsidR="00071913">
        <w:t xml:space="preserve">― </w:t>
      </w:r>
      <w:r>
        <w:t>¿</w:t>
      </w:r>
      <w:r w:rsidR="007C0065">
        <w:t>Quién</w:t>
      </w:r>
      <w:r>
        <w:t xml:space="preserve"> tomará el caso?, jefe.</w:t>
      </w:r>
    </w:p>
    <w:p w14:paraId="5E527AD7" w14:textId="2C8E1235" w:rsidR="00165010" w:rsidRDefault="00422D18">
      <w:pPr>
        <w:ind w:left="720"/>
      </w:pPr>
      <w:r>
        <w:t xml:space="preserve">― Me comunicaré con el comisario de Colchester y evaluaremos las responsabilidades, ellos tienen supuestamente el cuerpo de la joven, pensando </w:t>
      </w:r>
      <w:r w:rsidR="00462522">
        <w:t>que</w:t>
      </w:r>
      <w:r>
        <w:t xml:space="preserve"> la </w:t>
      </w:r>
      <w:r w:rsidR="007C0065">
        <w:t>asesinaron</w:t>
      </w:r>
      <w:r>
        <w:t xml:space="preserve"> allí y nosotros la cabeza. Lo ideal sería trabajar en conjunto. De cualquier manera esta investigación </w:t>
      </w:r>
      <w:r w:rsidR="007C0065">
        <w:t>está</w:t>
      </w:r>
      <w:r>
        <w:t xml:space="preserve"> a cargo del jefe de los fiscales de este condado, Barry Woods, sí decide unir las fuerzas, Colchester </w:t>
      </w:r>
      <w:r w:rsidR="007C0065">
        <w:t>está</w:t>
      </w:r>
      <w:r>
        <w:t xml:space="preserve"> a </w:t>
      </w:r>
      <w:r w:rsidR="00DB641A">
        <w:t>casi</w:t>
      </w:r>
      <w:r>
        <w:t xml:space="preserve"> 15 millas de Maldon, esa distancia no nos causaría </w:t>
      </w:r>
      <w:r w:rsidR="00E23FA5">
        <w:t>problemas</w:t>
      </w:r>
      <w:r>
        <w:t xml:space="preserve"> en los traslados de ustedes y en la investigación.</w:t>
      </w:r>
    </w:p>
    <w:p w14:paraId="1D3F6273" w14:textId="19211659" w:rsidR="00165010" w:rsidRDefault="00000000">
      <w:pPr>
        <w:ind w:left="720"/>
      </w:pPr>
      <w:r>
        <w:t xml:space="preserve">los oficiales </w:t>
      </w:r>
      <w:r w:rsidR="007C0065">
        <w:t>asintieron</w:t>
      </w:r>
      <w:r>
        <w:t xml:space="preserve"> con la cabeza no muy convencidos.</w:t>
      </w:r>
    </w:p>
    <w:p w14:paraId="23B08F2D" w14:textId="77777777" w:rsidR="00165010" w:rsidRDefault="00165010">
      <w:pPr>
        <w:ind w:left="720"/>
        <w:rPr>
          <w:sz w:val="28"/>
          <w:szCs w:val="28"/>
        </w:rPr>
      </w:pPr>
    </w:p>
    <w:p w14:paraId="47716A11" w14:textId="77777777" w:rsidR="00165010" w:rsidRDefault="00165010">
      <w:pPr>
        <w:ind w:left="720"/>
        <w:rPr>
          <w:sz w:val="28"/>
          <w:szCs w:val="28"/>
        </w:rPr>
      </w:pPr>
    </w:p>
    <w:p w14:paraId="64FEFB45" w14:textId="77777777" w:rsidR="00165010" w:rsidRDefault="00165010">
      <w:pPr>
        <w:ind w:left="720"/>
        <w:rPr>
          <w:sz w:val="28"/>
          <w:szCs w:val="28"/>
        </w:rPr>
      </w:pPr>
    </w:p>
    <w:p w14:paraId="043165E6" w14:textId="51F88986" w:rsidR="00954A22" w:rsidRDefault="00000000">
      <w:pPr>
        <w:ind w:left="720"/>
      </w:pPr>
      <w:r>
        <w:t xml:space="preserve">Cuando se retiraban el sargento Miller le comunicó al comisario haber conseguido </w:t>
      </w:r>
      <w:r w:rsidR="007C0065">
        <w:t>fotografías</w:t>
      </w:r>
      <w:r>
        <w:t xml:space="preserve"> muy buenas de la cámara de seguridad. Hay mejoras con el ordenador. Se las enviaré de inmediato, jefe, le dijo.</w:t>
      </w:r>
      <w:r w:rsidR="00954A22">
        <w:br w:type="page"/>
      </w:r>
      <w:r>
        <w:lastRenderedPageBreak/>
        <w:t xml:space="preserve">Cuando el sargento Joseph Miller paró el auto al 501 de Victoria Road, James hizo un gesto de fastidio </w:t>
      </w:r>
      <w:r w:rsidR="00462522">
        <w:t>que</w:t>
      </w:r>
      <w:r>
        <w:t xml:space="preserve"> percibió Grace y al instante resopló, tomándose la cabeza </w:t>
      </w:r>
      <w:r w:rsidR="00071913">
        <w:t xml:space="preserve">― </w:t>
      </w:r>
      <w:r>
        <w:t xml:space="preserve">Mierda. </w:t>
      </w:r>
    </w:p>
    <w:p w14:paraId="1ED91FD1" w14:textId="0AA39919" w:rsidR="00165010" w:rsidRDefault="00000000">
      <w:pPr>
        <w:ind w:left="720"/>
        <w:rPr>
          <w:rPrChange w:id="118" w:author="Author" w:date="2024-06-26T12:40:00Z">
            <w:rPr>
              <w:sz w:val="28"/>
            </w:rPr>
          </w:rPrChange>
        </w:rPr>
      </w:pPr>
      <w:r>
        <w:t xml:space="preserve">En el </w:t>
      </w:r>
      <w:r w:rsidR="007C0065">
        <w:t>número</w:t>
      </w:r>
      <w:r>
        <w:t xml:space="preserve"> 501 de Victoria Road. Había un local cerrado con el cartel de venta.</w:t>
      </w:r>
    </w:p>
    <w:p w14:paraId="0AA648EE" w14:textId="367F058B" w:rsidR="00165010" w:rsidRDefault="00422D18">
      <w:pPr>
        <w:ind w:left="720"/>
        <w:rPr>
          <w:rPrChange w:id="119" w:author="Author" w:date="2024-06-26T12:40:00Z">
            <w:rPr>
              <w:sz w:val="28"/>
            </w:rPr>
          </w:rPrChange>
        </w:rPr>
      </w:pPr>
      <w:r>
        <w:t xml:space="preserve">― Kevin Taylor mintió, seguramente, su </w:t>
      </w:r>
      <w:r w:rsidR="004B609E">
        <w:t>tía</w:t>
      </w:r>
      <w:r>
        <w:t xml:space="preserve"> tampoco existe, dijo Grace, con un gesto de fastidio.</w:t>
      </w:r>
    </w:p>
    <w:p w14:paraId="28488830" w14:textId="147E7707" w:rsidR="00165010" w:rsidRDefault="00422D18">
      <w:pPr>
        <w:ind w:left="720"/>
        <w:rPr>
          <w:rPrChange w:id="120" w:author="Author" w:date="2024-06-26T12:40:00Z">
            <w:rPr>
              <w:sz w:val="28"/>
            </w:rPr>
          </w:rPrChange>
        </w:rPr>
      </w:pPr>
      <w:r>
        <w:t xml:space="preserve">― Lo buscaremos en Colchester, Grace, y tendrá </w:t>
      </w:r>
      <w:r w:rsidR="00462522">
        <w:t>que</w:t>
      </w:r>
      <w:r>
        <w:t xml:space="preserve"> aclarar sobre las mentiras </w:t>
      </w:r>
      <w:r w:rsidR="00462522">
        <w:t>que</w:t>
      </w:r>
      <w:r>
        <w:t xml:space="preserve"> lo comprometen y mucho en este caso, le contestó James.</w:t>
      </w:r>
    </w:p>
    <w:p w14:paraId="019D55FC" w14:textId="2C80B2D4" w:rsidR="00165010" w:rsidRDefault="00422D18">
      <w:pPr>
        <w:ind w:left="720"/>
        <w:rPr>
          <w:rPrChange w:id="121" w:author="Author" w:date="2024-06-26T12:40:00Z">
            <w:rPr>
              <w:sz w:val="28"/>
            </w:rPr>
          </w:rPrChange>
        </w:rPr>
      </w:pPr>
      <w:r>
        <w:t xml:space="preserve">― Las apariencias algunas veces engañan, de modales de niño bien, terriblemente angustiado y sorprendido por lo </w:t>
      </w:r>
      <w:r w:rsidR="007C0065">
        <w:t>que</w:t>
      </w:r>
      <w:r>
        <w:t xml:space="preserve"> había descubierto, a mentir en su declaración, emulando al mejor actor de teatro.</w:t>
      </w:r>
    </w:p>
    <w:p w14:paraId="0BF84F09" w14:textId="523206A0" w:rsidR="00165010" w:rsidRDefault="00422D18">
      <w:pPr>
        <w:ind w:left="720"/>
        <w:rPr>
          <w:rPrChange w:id="122" w:author="Author" w:date="2024-06-26T12:40:00Z">
            <w:rPr>
              <w:sz w:val="28"/>
            </w:rPr>
          </w:rPrChange>
        </w:rPr>
      </w:pPr>
      <w:r>
        <w:t xml:space="preserve">― También pude ser </w:t>
      </w:r>
      <w:r w:rsidR="00462522">
        <w:t>que</w:t>
      </w:r>
      <w:r>
        <w:t xml:space="preserve"> Taylor haya confundido el </w:t>
      </w:r>
      <w:r w:rsidR="00906954">
        <w:t>número</w:t>
      </w:r>
      <w:r>
        <w:t xml:space="preserve"> de la casa de su </w:t>
      </w:r>
      <w:r w:rsidR="004B609E">
        <w:t>tía</w:t>
      </w:r>
      <w:r>
        <w:t xml:space="preserve">, propongo averiguar al vecindario sí conocen a una mujer obesa </w:t>
      </w:r>
      <w:r w:rsidR="00462522">
        <w:t>que</w:t>
      </w:r>
      <w:r>
        <w:t xml:space="preserve"> vive sola, propuso Miller.</w:t>
      </w:r>
    </w:p>
    <w:p w14:paraId="4FFCBF5F" w14:textId="35074744" w:rsidR="00165010" w:rsidRDefault="00000000">
      <w:pPr>
        <w:ind w:left="720"/>
        <w:rPr>
          <w:rPrChange w:id="123" w:author="Author" w:date="2024-06-26T12:40:00Z">
            <w:rPr>
              <w:sz w:val="28"/>
            </w:rPr>
          </w:rPrChange>
        </w:rPr>
      </w:pPr>
      <w:r>
        <w:t xml:space="preserve">James </w:t>
      </w:r>
      <w:r w:rsidR="00F54961">
        <w:t>asintió</w:t>
      </w:r>
      <w:r>
        <w:t xml:space="preserve"> con la cabeza bajándose del coche policial seguido de sus compañeros.</w:t>
      </w:r>
    </w:p>
    <w:p w14:paraId="2E468035" w14:textId="77777777" w:rsidR="00165010" w:rsidRDefault="00000000">
      <w:pPr>
        <w:ind w:left="720"/>
        <w:rPr>
          <w:rPrChange w:id="124" w:author="Author" w:date="2024-06-26T12:40:00Z">
            <w:rPr>
              <w:sz w:val="28"/>
            </w:rPr>
          </w:rPrChange>
        </w:rPr>
      </w:pPr>
      <w:r>
        <w:t>Los resultados fueron negativos en uno y otro lado de la calle, en la cuadra no vivía una mujer con esas características.</w:t>
      </w:r>
    </w:p>
    <w:p w14:paraId="71B033C3" w14:textId="2BA2CB0E" w:rsidR="00852C1B" w:rsidRDefault="00000000">
      <w:pPr>
        <w:ind w:left="720"/>
      </w:pPr>
      <w:r>
        <w:t xml:space="preserve">Grace exhaló exasperada </w:t>
      </w:r>
      <w:r w:rsidR="00071913">
        <w:t xml:space="preserve">― </w:t>
      </w:r>
      <w:r>
        <w:t xml:space="preserve">No </w:t>
      </w:r>
      <w:r w:rsidR="003556BD">
        <w:t>queda</w:t>
      </w:r>
      <w:r>
        <w:t xml:space="preserve"> la menor duda </w:t>
      </w:r>
      <w:r w:rsidR="00462522">
        <w:t>que</w:t>
      </w:r>
      <w:r>
        <w:t xml:space="preserve"> Taylor mintió sobre su </w:t>
      </w:r>
      <w:r w:rsidR="004B609E">
        <w:t>tía</w:t>
      </w:r>
      <w:r>
        <w:t xml:space="preserve">. Seguramente, en Colchester no debe estar a sabiendas </w:t>
      </w:r>
      <w:r w:rsidR="00462522">
        <w:t>que</w:t>
      </w:r>
      <w:r>
        <w:t xml:space="preserve"> conocemos </w:t>
      </w:r>
      <w:r w:rsidR="00462522">
        <w:t>que</w:t>
      </w:r>
      <w:r>
        <w:t xml:space="preserve"> vive ahí.</w:t>
      </w:r>
      <w:r w:rsidR="00852C1B">
        <w:br w:type="page"/>
      </w:r>
      <w:r>
        <w:lastRenderedPageBreak/>
        <w:t xml:space="preserve">El comisario de la departamental de Colchester, del condado de Cheshire, Burt Fischer, de impecable traje oscuro, delgado y alto, parado al mejor estilo de un militar </w:t>
      </w:r>
      <w:r w:rsidR="007C0065">
        <w:t>inglés</w:t>
      </w:r>
      <w:r>
        <w:t>, les dio la bienvenida en su despacho, y además, les presentó a sus nuevos compañeros, de homicidios.</w:t>
      </w:r>
    </w:p>
    <w:p w14:paraId="237FA37E" w14:textId="53A50501" w:rsidR="00165010" w:rsidRDefault="00000000">
      <w:pPr>
        <w:ind w:left="720"/>
      </w:pPr>
      <w:r>
        <w:t xml:space="preserve"> El Inspector detective, </w:t>
      </w:r>
      <w:r w:rsidR="007D2EFA">
        <w:t>Arthur</w:t>
      </w:r>
      <w:r>
        <w:t xml:space="preserve"> </w:t>
      </w:r>
      <w:r w:rsidR="007D2EFA">
        <w:t>Wallace</w:t>
      </w:r>
      <w:r>
        <w:t>, de unos 45 años, de piel y ojos oscuros y la cabeza rapada, de cuerpo musculoso y una barba incipiente.</w:t>
      </w:r>
    </w:p>
    <w:p w14:paraId="72AFD311" w14:textId="0EB51A02" w:rsidR="00165010" w:rsidRDefault="00000000">
      <w:pPr>
        <w:ind w:left="720"/>
      </w:pPr>
      <w:r>
        <w:t xml:space="preserve">Y a la detective, Linda </w:t>
      </w:r>
      <w:r w:rsidR="007C0065">
        <w:t>Simpson</w:t>
      </w:r>
      <w:r>
        <w:t xml:space="preserve"> de veintinueve años, de estatura media y ojos azules profundos, con un cabello rubio, sujetado con una cinta en su espalda. Para la eminente investigación sobre la muerte y decapitación de </w:t>
      </w:r>
      <w:r w:rsidR="003C63D1">
        <w:t>Janica</w:t>
      </w:r>
      <w:r>
        <w:t xml:space="preserve"> </w:t>
      </w:r>
      <w:r w:rsidR="003C63D1">
        <w:t>Novak</w:t>
      </w:r>
      <w:r>
        <w:t>.</w:t>
      </w:r>
    </w:p>
    <w:p w14:paraId="5E411927" w14:textId="18808B90" w:rsidR="00165010" w:rsidRDefault="007D2EFA">
      <w:pPr>
        <w:ind w:left="720"/>
        <w:rPr>
          <w:rPrChange w:id="125" w:author="Author" w:date="2024-06-26T12:40:00Z">
            <w:rPr>
              <w:sz w:val="28"/>
            </w:rPr>
          </w:rPrChange>
        </w:rPr>
      </w:pPr>
      <w:r>
        <w:t>Arthur</w:t>
      </w:r>
      <w:r w:rsidR="00000000">
        <w:t xml:space="preserve"> de brazos cruzados mirando la nada no emitió palabra, mientras Linda </w:t>
      </w:r>
      <w:r w:rsidR="007C0065">
        <w:t>asentía</w:t>
      </w:r>
      <w:r w:rsidR="00000000">
        <w:t xml:space="preserve"> solamente con la cabeza.</w:t>
      </w:r>
    </w:p>
    <w:p w14:paraId="026ECF41" w14:textId="01F1F4EC" w:rsidR="00165010" w:rsidRDefault="00422D18">
      <w:pPr>
        <w:ind w:left="720"/>
      </w:pPr>
      <w:r>
        <w:t xml:space="preserve">― La fiscalía del condado de Essex, con la de </w:t>
      </w:r>
      <w:r w:rsidR="007C0065">
        <w:t>Cheshire</w:t>
      </w:r>
      <w:r>
        <w:t>, autorizaron la unión de las dos fuerzas federales, por</w:t>
      </w:r>
      <w:r w:rsidR="00462522">
        <w:t>que</w:t>
      </w:r>
      <w:r>
        <w:t xml:space="preserve"> la investigación apunta primero a Maldon, por encontrarse la cabeza de </w:t>
      </w:r>
      <w:r w:rsidR="003C63D1">
        <w:t>Janica</w:t>
      </w:r>
      <w:r>
        <w:t xml:space="preserve"> </w:t>
      </w:r>
      <w:r w:rsidR="003C63D1">
        <w:t>Novak</w:t>
      </w:r>
      <w:r>
        <w:t>, y también, por</w:t>
      </w:r>
      <w:r w:rsidR="00462522">
        <w:t>que</w:t>
      </w:r>
      <w:r>
        <w:t xml:space="preserve"> la víctima </w:t>
      </w:r>
      <w:r w:rsidR="007C0065">
        <w:t>residía</w:t>
      </w:r>
      <w:r>
        <w:t xml:space="preserve"> en Colchester. Se </w:t>
      </w:r>
      <w:r w:rsidR="007C0065">
        <w:t>está</w:t>
      </w:r>
      <w:r>
        <w:t xml:space="preserve"> buscando el cuerpo, hasta el momento con resultados negativos. No nos </w:t>
      </w:r>
      <w:r w:rsidR="007C0065">
        <w:t>está</w:t>
      </w:r>
      <w:r>
        <w:t xml:space="preserve"> yendo bien últimamente en Colchester, en el transcurso del año tuvimos tres muertes sospechosas, todavía </w:t>
      </w:r>
      <w:r w:rsidR="004B609E">
        <w:t>sin</w:t>
      </w:r>
      <w:r>
        <w:t xml:space="preserve"> esclarecer. Un matrimonio Belga, de </w:t>
      </w:r>
      <w:r w:rsidR="00E23FA5">
        <w:t>profesión</w:t>
      </w:r>
      <w:r>
        <w:t xml:space="preserve"> odontólogos, fueron envenenados. Y, Además, un hombre joven, irlandés, traductor del idioma ruso, fue encontrado muerto con un tiro en la cabeza, en la vera del rio Colne, aquí en Colchester. Los casos los tomó el MI5, en una intensa investigación de los servicios de contra inteligencia británica </w:t>
      </w:r>
      <w:r w:rsidR="00462522">
        <w:t>por qué</w:t>
      </w:r>
      <w:r>
        <w:t xml:space="preserve"> se cree </w:t>
      </w:r>
      <w:r w:rsidR="00462522">
        <w:t>que</w:t>
      </w:r>
      <w:r>
        <w:t xml:space="preserve"> estén relacionados al espionaje en el reino unido.</w:t>
      </w:r>
    </w:p>
    <w:p w14:paraId="70119B2C" w14:textId="51AC501C" w:rsidR="00165010" w:rsidRDefault="00422D18">
      <w:pPr>
        <w:ind w:left="720"/>
        <w:rPr>
          <w:rPrChange w:id="126" w:author="Author" w:date="2024-06-26T12:40:00Z">
            <w:rPr>
              <w:sz w:val="28"/>
            </w:rPr>
          </w:rPrChange>
        </w:rPr>
      </w:pPr>
      <w:r>
        <w:t xml:space="preserve">― ¿El </w:t>
      </w:r>
      <w:r w:rsidR="004B609E">
        <w:t>asesinato</w:t>
      </w:r>
      <w:r>
        <w:t xml:space="preserve"> de la joven </w:t>
      </w:r>
      <w:r w:rsidR="003C63D1">
        <w:t>Janica</w:t>
      </w:r>
      <w:r>
        <w:t xml:space="preserve"> </w:t>
      </w:r>
      <w:r w:rsidR="003C63D1">
        <w:t>Novak</w:t>
      </w:r>
      <w:r>
        <w:t>, podría estar relacionados a estos caso?, ,señor, preguntó James.</w:t>
      </w:r>
    </w:p>
    <w:p w14:paraId="6E7AC76B" w14:textId="77777777" w:rsidR="00165010" w:rsidRDefault="00422D18">
      <w:pPr>
        <w:ind w:left="720"/>
        <w:rPr>
          <w:rPrChange w:id="127" w:author="Author" w:date="2024-06-26T12:40:00Z">
            <w:rPr>
              <w:sz w:val="28"/>
            </w:rPr>
          </w:rPrChange>
        </w:rPr>
      </w:pPr>
      <w:r>
        <w:t>― No, por ahora, contestó el comisario.</w:t>
      </w:r>
    </w:p>
    <w:p w14:paraId="77413BF2" w14:textId="3F1FD8D7" w:rsidR="00165010" w:rsidRDefault="00422D18">
      <w:pPr>
        <w:ind w:left="720"/>
        <w:rPr>
          <w:rPrChange w:id="128" w:author="Author" w:date="2024-06-26T12:40:00Z">
            <w:rPr>
              <w:sz w:val="28"/>
            </w:rPr>
          </w:rPrChange>
        </w:rPr>
      </w:pPr>
      <w:r>
        <w:t>― ¿</w:t>
      </w:r>
      <w:r w:rsidR="00462522">
        <w:t>Por qué</w:t>
      </w:r>
      <w:r>
        <w:t>?, señor, le contestó Grace.</w:t>
      </w:r>
    </w:p>
    <w:p w14:paraId="1CA5984B" w14:textId="1FA70402" w:rsidR="00165010" w:rsidRDefault="00422D18">
      <w:pPr>
        <w:ind w:left="720"/>
        <w:rPr>
          <w:rPrChange w:id="129" w:author="Author" w:date="2024-06-26T12:40:00Z">
            <w:rPr>
              <w:sz w:val="28"/>
            </w:rPr>
          </w:rPrChange>
        </w:rPr>
      </w:pPr>
      <w:r>
        <w:t xml:space="preserve">― Creemos </w:t>
      </w:r>
      <w:r w:rsidR="00545856">
        <w:t>que</w:t>
      </w:r>
      <w:r>
        <w:t xml:space="preserve"> esta muerte es más </w:t>
      </w:r>
      <w:r w:rsidR="00545856">
        <w:t>pasional</w:t>
      </w:r>
      <w:r>
        <w:t xml:space="preserve"> por los antecedentes de la víctima.</w:t>
      </w:r>
    </w:p>
    <w:p w14:paraId="17D045F2" w14:textId="730DFF0E" w:rsidR="00165010" w:rsidRDefault="00422D18">
      <w:pPr>
        <w:ind w:left="720"/>
      </w:pPr>
      <w:r>
        <w:t xml:space="preserve">― ¿Creen. La víctima no tiene antecedentes?, preguntó, James con </w:t>
      </w:r>
      <w:r w:rsidR="00194DD9">
        <w:t>signos</w:t>
      </w:r>
      <w:r>
        <w:t xml:space="preserve"> de interrogación.</w:t>
      </w:r>
    </w:p>
    <w:p w14:paraId="2C182071" w14:textId="2878B83C" w:rsidR="00165010" w:rsidRDefault="00000000">
      <w:pPr>
        <w:ind w:left="720"/>
        <w:rPr>
          <w:rPrChange w:id="130" w:author="Author" w:date="2024-06-26T12:40:00Z">
            <w:rPr>
              <w:sz w:val="28"/>
            </w:rPr>
          </w:rPrChange>
        </w:rPr>
      </w:pPr>
      <w:r>
        <w:t xml:space="preserve">Fischer hizo una pausa molesto para </w:t>
      </w:r>
      <w:r w:rsidR="00462522">
        <w:t>que</w:t>
      </w:r>
      <w:r>
        <w:t xml:space="preserve"> sus palabras calaran.</w:t>
      </w:r>
    </w:p>
    <w:p w14:paraId="34A16C7D" w14:textId="77777777" w:rsidR="00165010" w:rsidRDefault="00422D18">
      <w:pPr>
        <w:ind w:left="720"/>
        <w:rPr>
          <w:rPrChange w:id="131" w:author="Author" w:date="2024-06-26T12:40:00Z">
            <w:rPr>
              <w:sz w:val="28"/>
            </w:rPr>
          </w:rPrChange>
        </w:rPr>
      </w:pPr>
      <w:r>
        <w:t>― Este es el informe por el momento de la fiscalía, no hay otro, inspector.</w:t>
      </w:r>
    </w:p>
    <w:p w14:paraId="2FCBBE4B" w14:textId="3C112364" w:rsidR="00165010" w:rsidRDefault="00000000">
      <w:pPr>
        <w:ind w:left="720"/>
      </w:pPr>
      <w:r>
        <w:t xml:space="preserve"> Tras un breve </w:t>
      </w:r>
      <w:r w:rsidR="00E23FA5">
        <w:t>silencio</w:t>
      </w:r>
      <w:r>
        <w:t xml:space="preserve">, el comisario continuó </w:t>
      </w:r>
      <w:r w:rsidR="00071913">
        <w:t xml:space="preserve">― </w:t>
      </w:r>
      <w:r>
        <w:t xml:space="preserve">Tendrán el comando de operaciones donde dispondrán de todos los elementos necesarios </w:t>
      </w:r>
      <w:r w:rsidR="00462522">
        <w:t>que</w:t>
      </w:r>
      <w:r>
        <w:t xml:space="preserve"> </w:t>
      </w:r>
      <w:r w:rsidR="00545856">
        <w:t>necesiten</w:t>
      </w:r>
      <w:r>
        <w:t xml:space="preserve">. Sabemos de su </w:t>
      </w:r>
      <w:r w:rsidR="00545856">
        <w:t>profesionalismo</w:t>
      </w:r>
      <w:r>
        <w:t xml:space="preserve"> y no cabe la menor duda </w:t>
      </w:r>
      <w:r w:rsidR="00462522">
        <w:t>que</w:t>
      </w:r>
      <w:r>
        <w:t xml:space="preserve"> en tiempo no muy lejano descubran al </w:t>
      </w:r>
      <w:r w:rsidR="001348E8">
        <w:t>asesino</w:t>
      </w:r>
      <w:r>
        <w:t xml:space="preserve">, por lo tanto no habrá jefe entre ustedes, salvo </w:t>
      </w:r>
      <w:r w:rsidR="00462522">
        <w:t>que</w:t>
      </w:r>
      <w:r>
        <w:t xml:space="preserve"> lo decida su grupo, </w:t>
      </w:r>
      <w:r w:rsidR="00462522">
        <w:t>que</w:t>
      </w:r>
      <w:r>
        <w:t xml:space="preserve"> será identificado por el nombre Power, dijo el comisario, dando por terminada la charla y haciendo un saludo formal.</w:t>
      </w:r>
    </w:p>
    <w:p w14:paraId="365016A4" w14:textId="77777777" w:rsidR="002866E3" w:rsidRDefault="002866E3">
      <w:pPr>
        <w:ind w:left="720"/>
        <w:rPr>
          <w:del w:id="132" w:author="Author" w:date="2024-06-26T12:40:00Z"/>
          <w:sz w:val="28"/>
          <w:szCs w:val="28"/>
        </w:rPr>
      </w:pPr>
    </w:p>
    <w:p w14:paraId="398171C9" w14:textId="77777777" w:rsidR="002866E3" w:rsidRDefault="002866E3">
      <w:pPr>
        <w:ind w:left="720"/>
        <w:rPr>
          <w:del w:id="133" w:author="Author" w:date="2024-06-26T12:40:00Z"/>
          <w:sz w:val="28"/>
          <w:szCs w:val="28"/>
        </w:rPr>
      </w:pPr>
    </w:p>
    <w:p w14:paraId="35F70E8D" w14:textId="77777777" w:rsidR="002866E3" w:rsidRDefault="002866E3">
      <w:pPr>
        <w:ind w:left="720"/>
        <w:rPr>
          <w:del w:id="134" w:author="Author" w:date="2024-06-26T12:40:00Z"/>
          <w:sz w:val="28"/>
          <w:szCs w:val="28"/>
        </w:rPr>
      </w:pPr>
    </w:p>
    <w:p w14:paraId="61F60B97" w14:textId="01CE54D5" w:rsidR="00165010" w:rsidRDefault="00000000">
      <w:pPr>
        <w:ind w:left="720"/>
        <w:rPr>
          <w:rPrChange w:id="135" w:author="Author" w:date="2024-06-26T12:40:00Z">
            <w:rPr>
              <w:sz w:val="28"/>
            </w:rPr>
          </w:rPrChange>
        </w:rPr>
      </w:pPr>
      <w:r>
        <w:t xml:space="preserve">Se saludaron golpeándose las manos, como sí no se </w:t>
      </w:r>
      <w:r w:rsidR="00545856">
        <w:t>sintieran</w:t>
      </w:r>
      <w:r>
        <w:t xml:space="preserve"> realmente cómodos con   trabajar en conjunto por la cual habían </w:t>
      </w:r>
      <w:r w:rsidR="00F33C32">
        <w:t>sido</w:t>
      </w:r>
      <w:r>
        <w:t xml:space="preserve"> </w:t>
      </w:r>
      <w:r w:rsidR="00545856">
        <w:t>designados</w:t>
      </w:r>
      <w:r>
        <w:t xml:space="preserve">. Linda rompió el hielo ofreciendo café y Grace se ofreció para ayudarla. De repente, james le preguntó a </w:t>
      </w:r>
      <w:r w:rsidR="007D2EFA">
        <w:t>Arthur</w:t>
      </w:r>
      <w:r>
        <w:t xml:space="preserve"> sí conocía  Kevin Taylor y a la víctima </w:t>
      </w:r>
      <w:r w:rsidR="003C63D1">
        <w:t>Janica</w:t>
      </w:r>
      <w:r>
        <w:t xml:space="preserve"> </w:t>
      </w:r>
      <w:r w:rsidR="003C63D1">
        <w:t>Novak</w:t>
      </w:r>
      <w:r>
        <w:t>.</w:t>
      </w:r>
    </w:p>
    <w:p w14:paraId="37278DED" w14:textId="2D2F78FA" w:rsidR="00165010" w:rsidRDefault="007D2EFA">
      <w:pPr>
        <w:ind w:left="720"/>
        <w:rPr>
          <w:rPrChange w:id="136" w:author="Author" w:date="2024-06-26T12:40:00Z">
            <w:rPr>
              <w:sz w:val="28"/>
            </w:rPr>
          </w:rPrChange>
        </w:rPr>
      </w:pPr>
      <w:r>
        <w:t>Arthur</w:t>
      </w:r>
      <w:r w:rsidR="00000000">
        <w:t xml:space="preserve"> negó con la cabeza, mientras tomaba un sorbo de café </w:t>
      </w:r>
      <w:r w:rsidR="00071913">
        <w:t xml:space="preserve">― </w:t>
      </w:r>
      <w:r w:rsidR="00000000">
        <w:t xml:space="preserve">Colchester es una ciudad </w:t>
      </w:r>
      <w:r w:rsidR="00E002EC">
        <w:t>pequeña</w:t>
      </w:r>
      <w:r w:rsidR="00000000">
        <w:t xml:space="preserve">, más allá </w:t>
      </w:r>
      <w:r w:rsidR="00462522">
        <w:t>que</w:t>
      </w:r>
      <w:r w:rsidR="00000000">
        <w:t xml:space="preserve"> en los últimos años creció mucho en población, pero no  identifico a estas personas.</w:t>
      </w:r>
    </w:p>
    <w:p w14:paraId="037C906C" w14:textId="34D7C134" w:rsidR="00165010" w:rsidRDefault="00422D18">
      <w:pPr>
        <w:ind w:left="720"/>
        <w:rPr>
          <w:rPrChange w:id="137" w:author="Author" w:date="2024-06-26T12:40:00Z">
            <w:rPr>
              <w:sz w:val="28"/>
            </w:rPr>
          </w:rPrChange>
        </w:rPr>
      </w:pPr>
      <w:r>
        <w:t xml:space="preserve">― Y, a las demás </w:t>
      </w:r>
      <w:r w:rsidR="00545856">
        <w:t>víctimas</w:t>
      </w:r>
      <w:r>
        <w:t xml:space="preserve"> </w:t>
      </w:r>
      <w:r w:rsidR="00462522">
        <w:t>que</w:t>
      </w:r>
      <w:r>
        <w:t xml:space="preserve"> mencionó el comisario, preguntó James.</w:t>
      </w:r>
    </w:p>
    <w:p w14:paraId="5CBD321C" w14:textId="77777777" w:rsidR="00165010" w:rsidRDefault="00422D18">
      <w:pPr>
        <w:ind w:left="720"/>
        <w:rPr>
          <w:rPrChange w:id="138" w:author="Author" w:date="2024-06-26T12:40:00Z">
            <w:rPr>
              <w:sz w:val="28"/>
            </w:rPr>
          </w:rPrChange>
        </w:rPr>
      </w:pPr>
      <w:r>
        <w:lastRenderedPageBreak/>
        <w:t>― No eran de la ciudad, pero conocí a los odontólogos, buena gente, al traductor de idioma, no lo conocí. De inmediato intervino MI5. nosotros no tuvimos acceso a la investigación y...</w:t>
      </w:r>
    </w:p>
    <w:p w14:paraId="613842D2" w14:textId="04196A9D" w:rsidR="00165010" w:rsidRDefault="00000000">
      <w:pPr>
        <w:ind w:left="720"/>
        <w:rPr>
          <w:rPrChange w:id="139" w:author="Author" w:date="2024-06-26T12:40:00Z">
            <w:rPr>
              <w:sz w:val="28"/>
            </w:rPr>
          </w:rPrChange>
        </w:rPr>
      </w:pPr>
      <w:r>
        <w:t xml:space="preserve">Linda interrumpió </w:t>
      </w:r>
      <w:r w:rsidR="00071913">
        <w:t xml:space="preserve">― </w:t>
      </w:r>
      <w:r>
        <w:t>Mientras esperamos la orden del juzgado para el allanamiento de la casa de víctima, con Grace los invitamos a una ronda de cerveza, dijo sonriendo.</w:t>
      </w:r>
    </w:p>
    <w:p w14:paraId="46686CA6" w14:textId="0BAC347A" w:rsidR="00165010" w:rsidRDefault="00422D18">
      <w:pPr>
        <w:ind w:left="720"/>
      </w:pPr>
      <w:r>
        <w:t xml:space="preserve">― No </w:t>
      </w:r>
      <w:r w:rsidR="00545856">
        <w:t>está</w:t>
      </w:r>
      <w:r>
        <w:t xml:space="preserve"> mal para empezar a conocernos, pero propongo </w:t>
      </w:r>
      <w:r w:rsidR="00462522">
        <w:t>que</w:t>
      </w:r>
      <w:r>
        <w:t xml:space="preserve"> pague el Sargento Miller </w:t>
      </w:r>
      <w:r w:rsidR="00462522">
        <w:t>que</w:t>
      </w:r>
      <w:r>
        <w:t xml:space="preserve"> hoy es el día de su cumpleaños  contestó James.</w:t>
      </w:r>
    </w:p>
    <w:p w14:paraId="2AE09E17" w14:textId="039ECB76" w:rsidR="00852C1B" w:rsidRDefault="00000000">
      <w:pPr>
        <w:ind w:left="720"/>
      </w:pPr>
      <w:r>
        <w:t xml:space="preserve">Se miraron con una sonrisa cómplice, y al </w:t>
      </w:r>
      <w:r w:rsidR="00545856">
        <w:t>unísono</w:t>
      </w:r>
      <w:r>
        <w:t xml:space="preserve"> despeinaron al sorprendido Miller, </w:t>
      </w:r>
      <w:r w:rsidR="00462522">
        <w:t>que</w:t>
      </w:r>
      <w:r>
        <w:t xml:space="preserve"> cruzando los brazos y con la cabeza gacha trató de defenderse. Era el menor del grupo y vivía con su madre en Maldon.</w:t>
      </w:r>
      <w:r w:rsidR="00852C1B">
        <w:br w:type="page"/>
      </w:r>
      <w:r>
        <w:lastRenderedPageBreak/>
        <w:t xml:space="preserve">Cuando el cerrajero abrió la puerta del departamento de un piso con dos habitaciones, de </w:t>
      </w:r>
      <w:r w:rsidR="003C63D1">
        <w:t>Janica</w:t>
      </w:r>
      <w:r>
        <w:t xml:space="preserve"> </w:t>
      </w:r>
      <w:r w:rsidR="003C63D1">
        <w:t>Novak</w:t>
      </w:r>
      <w:r>
        <w:t xml:space="preserve">, ubicado en un segundo piso de una estrecha calle, grande fue la sorpresa para los integrantes del grupo al ver un desorden </w:t>
      </w:r>
      <w:r w:rsidR="00462522">
        <w:t>que</w:t>
      </w:r>
      <w:r>
        <w:t xml:space="preserve"> a las claras señalaba </w:t>
      </w:r>
      <w:r w:rsidR="00462522">
        <w:t>que</w:t>
      </w:r>
      <w:r>
        <w:t xml:space="preserve"> la víctima había luchado por su vida.</w:t>
      </w:r>
    </w:p>
    <w:p w14:paraId="40663504" w14:textId="7F338F34" w:rsidR="00165010" w:rsidRDefault="00422D18">
      <w:pPr>
        <w:ind w:left="720"/>
      </w:pPr>
      <w:r>
        <w:t xml:space="preserve">― Llama a la policía cuantifica </w:t>
      </w:r>
      <w:r w:rsidR="00462522">
        <w:t>que</w:t>
      </w:r>
      <w:r>
        <w:t xml:space="preserve"> aquí </w:t>
      </w:r>
      <w:r w:rsidR="00545856">
        <w:t>quedaron</w:t>
      </w:r>
      <w:r>
        <w:t xml:space="preserve"> muchas huellas, y también, machas de sangre en el piso, le ordenó </w:t>
      </w:r>
      <w:r w:rsidR="007D2EFA">
        <w:t>Arthur</w:t>
      </w:r>
      <w:r>
        <w:t xml:space="preserve"> al sargento Miller.</w:t>
      </w:r>
    </w:p>
    <w:p w14:paraId="2C0CBD96" w14:textId="5586308D" w:rsidR="00165010" w:rsidRDefault="00000000">
      <w:pPr>
        <w:ind w:left="720"/>
        <w:rPr>
          <w:rPrChange w:id="140" w:author="Author" w:date="2024-06-26T12:40:00Z">
            <w:rPr>
              <w:sz w:val="28"/>
            </w:rPr>
          </w:rPrChange>
        </w:rPr>
      </w:pPr>
      <w:r>
        <w:t xml:space="preserve">Miller </w:t>
      </w:r>
      <w:r w:rsidR="00F54961">
        <w:t>asintió</w:t>
      </w:r>
      <w:r>
        <w:t xml:space="preserve"> de inmediato.</w:t>
      </w:r>
    </w:p>
    <w:p w14:paraId="7FD1E2E1" w14:textId="028F03E0" w:rsidR="00165010" w:rsidRDefault="00000000">
      <w:pPr>
        <w:ind w:left="720"/>
        <w:rPr>
          <w:rPrChange w:id="141" w:author="Author" w:date="2024-06-26T12:40:00Z">
            <w:rPr>
              <w:sz w:val="28"/>
            </w:rPr>
          </w:rPrChange>
        </w:rPr>
      </w:pPr>
      <w:r>
        <w:t xml:space="preserve">De repente, Grace abrió una mesa de luz y tomó una foto del cajón, al observarla detenidamente </w:t>
      </w:r>
      <w:r w:rsidR="00F54961">
        <w:t>quedó</w:t>
      </w:r>
      <w:r>
        <w:t xml:space="preserve"> realmente sorprendida   </w:t>
      </w:r>
      <w:r w:rsidR="00071913">
        <w:t xml:space="preserve">― </w:t>
      </w:r>
      <w:r>
        <w:t xml:space="preserve">Miren esta foto. </w:t>
      </w:r>
      <w:r w:rsidR="003C63D1">
        <w:t>Janica</w:t>
      </w:r>
      <w:r>
        <w:t xml:space="preserve"> </w:t>
      </w:r>
      <w:r w:rsidR="003C63D1">
        <w:t>Novak</w:t>
      </w:r>
      <w:r>
        <w:t xml:space="preserve"> en el mar con </w:t>
      </w:r>
      <w:r w:rsidR="004B609E">
        <w:t>Kevin</w:t>
      </w:r>
      <w:r>
        <w:t xml:space="preserve"> Taylor.</w:t>
      </w:r>
    </w:p>
    <w:p w14:paraId="31F9C534" w14:textId="70D9AA4F" w:rsidR="00165010" w:rsidRDefault="00000000">
      <w:pPr>
        <w:ind w:left="720"/>
        <w:rPr>
          <w:rPrChange w:id="142" w:author="Author" w:date="2024-06-26T12:40:00Z">
            <w:rPr>
              <w:sz w:val="28"/>
            </w:rPr>
          </w:rPrChange>
        </w:rPr>
      </w:pPr>
      <w:r>
        <w:t xml:space="preserve"> </w:t>
      </w:r>
      <w:r w:rsidR="00DB641A">
        <w:t>Casi</w:t>
      </w:r>
      <w:r>
        <w:t xml:space="preserve"> nada </w:t>
      </w:r>
      <w:r w:rsidR="001C5D54">
        <w:t xml:space="preserve">― </w:t>
      </w:r>
      <w:r>
        <w:t>dijo Miller, abriendo grande sus ojos negros.</w:t>
      </w:r>
    </w:p>
    <w:p w14:paraId="560F3248" w14:textId="77777777" w:rsidR="00165010" w:rsidRDefault="00422D18">
      <w:pPr>
        <w:ind w:left="720"/>
        <w:rPr>
          <w:rPrChange w:id="143" w:author="Author" w:date="2024-06-26T12:40:00Z">
            <w:rPr>
              <w:sz w:val="28"/>
            </w:rPr>
          </w:rPrChange>
        </w:rPr>
      </w:pPr>
      <w:r>
        <w:t>― ¿Están seguro?, preguntó James.</w:t>
      </w:r>
    </w:p>
    <w:p w14:paraId="2008DE8F" w14:textId="462C72AA" w:rsidR="00165010" w:rsidRDefault="00000000">
      <w:pPr>
        <w:ind w:left="720"/>
        <w:rPr>
          <w:rPrChange w:id="144" w:author="Author" w:date="2024-06-26T12:40:00Z">
            <w:rPr>
              <w:sz w:val="28"/>
            </w:rPr>
          </w:rPrChange>
        </w:rPr>
      </w:pPr>
      <w:r>
        <w:t xml:space="preserve">Grace </w:t>
      </w:r>
      <w:r w:rsidR="00E95E18">
        <w:t>asintió</w:t>
      </w:r>
      <w:r>
        <w:t xml:space="preserve"> con la cabeza y mordió su labio inferior, y volvió a observar la foto </w:t>
      </w:r>
      <w:r w:rsidR="00071913">
        <w:t xml:space="preserve">― </w:t>
      </w:r>
      <w:r>
        <w:t xml:space="preserve">Más </w:t>
      </w:r>
      <w:r w:rsidR="00462522">
        <w:t>que</w:t>
      </w:r>
      <w:r>
        <w:t xml:space="preserve"> seguro, es Taylor. Dalo por hecho.</w:t>
      </w:r>
    </w:p>
    <w:p w14:paraId="0F4EC4BB" w14:textId="77777777" w:rsidR="00165010" w:rsidRDefault="00422D18">
      <w:pPr>
        <w:ind w:left="720"/>
        <w:rPr>
          <w:rPrChange w:id="145" w:author="Author" w:date="2024-06-26T12:40:00Z">
            <w:rPr>
              <w:sz w:val="28"/>
            </w:rPr>
          </w:rPrChange>
        </w:rPr>
      </w:pPr>
      <w:r>
        <w:t>― Tenemos una muy buena prueba para detener a Kevin Taylor y seguir con la investigación, comentó Linda.</w:t>
      </w:r>
    </w:p>
    <w:p w14:paraId="5BDDF6ED" w14:textId="1CCB06C7" w:rsidR="00165010" w:rsidRDefault="00422D18">
      <w:pPr>
        <w:ind w:left="720"/>
        <w:rPr>
          <w:rPrChange w:id="146" w:author="Author" w:date="2024-06-26T12:40:00Z">
            <w:rPr>
              <w:sz w:val="28"/>
            </w:rPr>
          </w:rPrChange>
        </w:rPr>
      </w:pPr>
      <w:r>
        <w:t xml:space="preserve">― No hay dudas </w:t>
      </w:r>
      <w:r w:rsidR="00462522">
        <w:t>que</w:t>
      </w:r>
      <w:r>
        <w:t xml:space="preserve"> sí, le respondió Grace, observando nuevamente la foto.</w:t>
      </w:r>
    </w:p>
    <w:p w14:paraId="6D56B664" w14:textId="2ACE1972" w:rsidR="00165010" w:rsidRDefault="00422D18">
      <w:pPr>
        <w:ind w:left="720"/>
        <w:rPr>
          <w:rPrChange w:id="147" w:author="Author" w:date="2024-06-26T12:40:00Z">
            <w:rPr>
              <w:sz w:val="28"/>
            </w:rPr>
          </w:rPrChange>
        </w:rPr>
      </w:pPr>
      <w:r>
        <w:t xml:space="preserve">― Supongamos </w:t>
      </w:r>
      <w:r w:rsidR="00462522">
        <w:t>que</w:t>
      </w:r>
      <w:r>
        <w:t xml:space="preserve"> Taylor no la haya </w:t>
      </w:r>
      <w:r w:rsidR="00E95E18">
        <w:t>asesinado</w:t>
      </w:r>
      <w:r>
        <w:t xml:space="preserve">, </w:t>
      </w:r>
      <w:r w:rsidR="00462522">
        <w:t>que</w:t>
      </w:r>
      <w:r>
        <w:t xml:space="preserve"> alegué </w:t>
      </w:r>
      <w:r w:rsidR="00462522">
        <w:t>que</w:t>
      </w:r>
      <w:r>
        <w:t xml:space="preserve"> la conoció pero </w:t>
      </w:r>
      <w:r w:rsidR="00462522">
        <w:t>que</w:t>
      </w:r>
      <w:r>
        <w:t xml:space="preserve"> hacia un tiempo </w:t>
      </w:r>
      <w:r w:rsidR="00462522">
        <w:t>que</w:t>
      </w:r>
      <w:r>
        <w:t xml:space="preserve"> había dejado de verla, preguntó </w:t>
      </w:r>
      <w:r w:rsidR="007D2EFA">
        <w:t>Arthur</w:t>
      </w:r>
      <w:r>
        <w:t>.</w:t>
      </w:r>
    </w:p>
    <w:p w14:paraId="32A0016E" w14:textId="072DE308" w:rsidR="00165010" w:rsidRDefault="00422D18">
      <w:pPr>
        <w:ind w:left="720"/>
        <w:rPr>
          <w:rPrChange w:id="148" w:author="Author" w:date="2024-06-26T12:40:00Z">
            <w:rPr>
              <w:sz w:val="28"/>
            </w:rPr>
          </w:rPrChange>
        </w:rPr>
      </w:pPr>
      <w:r>
        <w:t xml:space="preserve">― Buena cuartada, pero tendrá </w:t>
      </w:r>
      <w:r w:rsidR="00462522">
        <w:t>que</w:t>
      </w:r>
      <w:r>
        <w:t xml:space="preserve"> probarlo, mientras tanto es el primer imputado en esta causa, le respondió James.</w:t>
      </w:r>
    </w:p>
    <w:p w14:paraId="1924C3F3" w14:textId="5201BFEC" w:rsidR="00852C1B" w:rsidRDefault="007D2EFA">
      <w:pPr>
        <w:ind w:left="720"/>
      </w:pPr>
      <w:r>
        <w:t>Arthur</w:t>
      </w:r>
      <w:r w:rsidR="00000000">
        <w:t xml:space="preserve"> </w:t>
      </w:r>
      <w:r w:rsidR="00F54961">
        <w:t>asintió</w:t>
      </w:r>
      <w:r w:rsidR="00000000">
        <w:t xml:space="preserve"> con la cabeza </w:t>
      </w:r>
      <w:r w:rsidR="00071913">
        <w:t xml:space="preserve">― </w:t>
      </w:r>
      <w:r w:rsidR="00000000">
        <w:t xml:space="preserve">Hablemos con el fiscal Davies para </w:t>
      </w:r>
      <w:r w:rsidR="00462522">
        <w:t>que</w:t>
      </w:r>
      <w:r w:rsidR="00000000">
        <w:t xml:space="preserve"> de la orden de su captura, mientras tanto, vamos a interrogar a sus abuelos sobre su paradero.</w:t>
      </w:r>
      <w:r w:rsidR="00852C1B">
        <w:br w:type="page"/>
      </w:r>
      <w:r w:rsidR="00000000">
        <w:lastRenderedPageBreak/>
        <w:t xml:space="preserve">Los recibió un hombre menudo, de abundante pelo blanco como la sal y arrugas en su rostro </w:t>
      </w:r>
      <w:r w:rsidR="00462522">
        <w:t>que</w:t>
      </w:r>
      <w:r w:rsidR="00000000">
        <w:t xml:space="preserve"> dejaban ver el paso del tiempo.</w:t>
      </w:r>
    </w:p>
    <w:p w14:paraId="39122960" w14:textId="53523E24" w:rsidR="00165010" w:rsidRDefault="00000000">
      <w:pPr>
        <w:ind w:left="720"/>
        <w:rPr>
          <w:rPrChange w:id="149" w:author="Author" w:date="2024-06-26T12:40:00Z">
            <w:rPr>
              <w:sz w:val="28"/>
            </w:rPr>
          </w:rPrChange>
        </w:rPr>
      </w:pPr>
      <w:r>
        <w:t xml:space="preserve">Después de un corto saludo, </w:t>
      </w:r>
      <w:r w:rsidR="007D2EFA">
        <w:t>Arthur</w:t>
      </w:r>
      <w:r>
        <w:t xml:space="preserve"> le mostró la placa </w:t>
      </w:r>
      <w:r w:rsidR="00071913">
        <w:t xml:space="preserve">― </w:t>
      </w:r>
      <w:r>
        <w:t>Somos de homicidios, señor, buscamos a Kevin Taylor.</w:t>
      </w:r>
    </w:p>
    <w:p w14:paraId="08CA0CAA" w14:textId="584939AB" w:rsidR="00165010" w:rsidRDefault="00000000">
      <w:pPr>
        <w:ind w:left="720"/>
      </w:pPr>
      <w:r>
        <w:t xml:space="preserve">El hombre se tomó la cabeza y con voz baja, dijo </w:t>
      </w:r>
      <w:r w:rsidR="00071913">
        <w:t xml:space="preserve">― </w:t>
      </w:r>
      <w:r>
        <w:t xml:space="preserve">¿Y ahora </w:t>
      </w:r>
      <w:r w:rsidR="00462522">
        <w:t>que</w:t>
      </w:r>
      <w:r>
        <w:t xml:space="preserve"> hizo mi nieto. De </w:t>
      </w:r>
      <w:r w:rsidR="00462522">
        <w:t>que</w:t>
      </w:r>
      <w:r>
        <w:t xml:space="preserve"> se le imputa?, exhaló </w:t>
      </w:r>
      <w:r w:rsidR="00071913">
        <w:t xml:space="preserve">― </w:t>
      </w:r>
      <w:r>
        <w:t xml:space="preserve">Desde </w:t>
      </w:r>
      <w:r w:rsidR="00462522">
        <w:t>que</w:t>
      </w:r>
      <w:r>
        <w:t xml:space="preserve"> sus padres se mataron en un accidente, Kevin </w:t>
      </w:r>
      <w:r w:rsidR="00E23FA5">
        <w:t>siempre</w:t>
      </w:r>
      <w:r>
        <w:t xml:space="preserve"> me trae </w:t>
      </w:r>
      <w:r w:rsidR="00E23FA5">
        <w:t>problemas</w:t>
      </w:r>
      <w:r>
        <w:t>. No es la misma persona.</w:t>
      </w:r>
    </w:p>
    <w:p w14:paraId="4A54967F" w14:textId="77777777" w:rsidR="00165010" w:rsidRDefault="00000000">
      <w:pPr>
        <w:ind w:left="720"/>
      </w:pPr>
      <w:r>
        <w:t xml:space="preserve"> Los federales hicieron una pausa.</w:t>
      </w:r>
    </w:p>
    <w:p w14:paraId="2A1E5D94" w14:textId="77777777" w:rsidR="00165010" w:rsidRDefault="00422D18">
      <w:pPr>
        <w:ind w:left="720"/>
      </w:pPr>
      <w:r>
        <w:t>― Queremos interrogarlo por una causa. Se encuentra aquí, le preguntó James.</w:t>
      </w:r>
    </w:p>
    <w:p w14:paraId="69F8CFA1" w14:textId="77777777" w:rsidR="00165010" w:rsidRDefault="00000000">
      <w:pPr>
        <w:ind w:left="720"/>
        <w:rPr>
          <w:rPrChange w:id="150" w:author="Author" w:date="2024-06-26T12:40:00Z">
            <w:rPr>
              <w:sz w:val="28"/>
            </w:rPr>
          </w:rPrChange>
        </w:rPr>
      </w:pPr>
      <w:r>
        <w:t>El hombre negó con la cabeza.</w:t>
      </w:r>
    </w:p>
    <w:p w14:paraId="09423DAA" w14:textId="19A842FC" w:rsidR="00165010" w:rsidRDefault="00422D18">
      <w:pPr>
        <w:ind w:left="720"/>
        <w:rPr>
          <w:rPrChange w:id="151" w:author="Author" w:date="2024-06-26T12:40:00Z">
            <w:rPr>
              <w:sz w:val="28"/>
            </w:rPr>
          </w:rPrChange>
        </w:rPr>
      </w:pPr>
      <w:r>
        <w:t xml:space="preserve">― Linda se le acercó </w:t>
      </w:r>
      <w:r w:rsidR="00071913">
        <w:t xml:space="preserve">― </w:t>
      </w:r>
      <w:r>
        <w:t xml:space="preserve">y con voz maternal  le dijo </w:t>
      </w:r>
      <w:r w:rsidR="00071913">
        <w:t xml:space="preserve">― </w:t>
      </w:r>
      <w:r>
        <w:t xml:space="preserve">Abuelo, </w:t>
      </w:r>
      <w:r w:rsidR="00E95E18">
        <w:t>necesitamos</w:t>
      </w:r>
      <w:r>
        <w:t xml:space="preserve"> interrogar a su nieto, </w:t>
      </w:r>
      <w:r w:rsidR="00E95E18">
        <w:t>créame</w:t>
      </w:r>
      <w:r>
        <w:t xml:space="preserve">, </w:t>
      </w:r>
      <w:r w:rsidR="00462522">
        <w:t>que</w:t>
      </w:r>
      <w:r>
        <w:t xml:space="preserve"> es por su bien. Nos podría informar su paradero.</w:t>
      </w:r>
    </w:p>
    <w:p w14:paraId="4D4464FE" w14:textId="15B1E70E" w:rsidR="00165010" w:rsidRDefault="00000000">
      <w:pPr>
        <w:ind w:left="720"/>
        <w:rPr>
          <w:rPrChange w:id="152" w:author="Author" w:date="2024-06-26T12:40:00Z">
            <w:rPr>
              <w:sz w:val="28"/>
            </w:rPr>
          </w:rPrChange>
        </w:rPr>
      </w:pPr>
      <w:r>
        <w:t xml:space="preserve">El hombre la miró antes de contestar </w:t>
      </w:r>
      <w:r w:rsidR="00071913">
        <w:t xml:space="preserve">― </w:t>
      </w:r>
      <w:r>
        <w:t xml:space="preserve">Hace dos días </w:t>
      </w:r>
      <w:r w:rsidR="00462522">
        <w:t>que</w:t>
      </w:r>
      <w:r>
        <w:t xml:space="preserve"> no viene a dormir, le contestó con tono </w:t>
      </w:r>
      <w:r w:rsidR="004B609E">
        <w:t>sincero</w:t>
      </w:r>
      <w:r>
        <w:t>,</w:t>
      </w:r>
    </w:p>
    <w:p w14:paraId="53E353FE" w14:textId="77777777" w:rsidR="00165010" w:rsidRDefault="00422D18">
      <w:pPr>
        <w:ind w:left="720"/>
        <w:rPr>
          <w:rPrChange w:id="153" w:author="Author" w:date="2024-06-26T12:40:00Z">
            <w:rPr>
              <w:sz w:val="28"/>
            </w:rPr>
          </w:rPrChange>
        </w:rPr>
      </w:pPr>
      <w:r>
        <w:t>― Sabe de algún lugar donde lo podríamos hallar, lo interrogó Linda.</w:t>
      </w:r>
    </w:p>
    <w:p w14:paraId="531A0A71" w14:textId="3F88C4ED" w:rsidR="00165010" w:rsidRDefault="00000000">
      <w:pPr>
        <w:ind w:left="720"/>
        <w:rPr>
          <w:rPrChange w:id="154" w:author="Author" w:date="2024-06-26T12:40:00Z">
            <w:rPr>
              <w:sz w:val="28"/>
            </w:rPr>
          </w:rPrChange>
        </w:rPr>
      </w:pPr>
      <w:r>
        <w:t xml:space="preserve">El anciano permaneció unos segundos en </w:t>
      </w:r>
      <w:r w:rsidR="00E23FA5">
        <w:t>silencio</w:t>
      </w:r>
      <w:r>
        <w:t xml:space="preserve">, después confesó </w:t>
      </w:r>
      <w:r w:rsidR="00071913">
        <w:t xml:space="preserve">― </w:t>
      </w:r>
      <w:r>
        <w:t>Suele ir a Deal. Tiene un amigo allí.</w:t>
      </w:r>
    </w:p>
    <w:p w14:paraId="290F82B8" w14:textId="77777777" w:rsidR="00165010" w:rsidRDefault="00000000">
      <w:pPr>
        <w:ind w:left="720"/>
        <w:rPr>
          <w:rPrChange w:id="155" w:author="Author" w:date="2024-06-26T12:40:00Z">
            <w:rPr>
              <w:sz w:val="28"/>
            </w:rPr>
          </w:rPrChange>
        </w:rPr>
      </w:pPr>
      <w:r>
        <w:t>¿Leal?, dijo James arrugando la frente.</w:t>
      </w:r>
    </w:p>
    <w:p w14:paraId="53169560" w14:textId="77777777" w:rsidR="00165010" w:rsidRDefault="00422D18">
      <w:pPr>
        <w:ind w:left="720"/>
        <w:rPr>
          <w:rPrChange w:id="156" w:author="Author" w:date="2024-06-26T12:40:00Z">
            <w:rPr>
              <w:sz w:val="28"/>
            </w:rPr>
          </w:rPrChange>
        </w:rPr>
      </w:pPr>
      <w:r>
        <w:t xml:space="preserve">― Si es una localidad costera del condado de Kent, oficial, contestó el anciano.  </w:t>
      </w:r>
    </w:p>
    <w:p w14:paraId="246D571F" w14:textId="59F2CD45" w:rsidR="00165010" w:rsidRDefault="00422D18">
      <w:pPr>
        <w:ind w:left="720"/>
        <w:rPr>
          <w:rPrChange w:id="157" w:author="Author" w:date="2024-06-26T12:40:00Z">
            <w:rPr>
              <w:sz w:val="28"/>
            </w:rPr>
          </w:rPrChange>
        </w:rPr>
      </w:pPr>
      <w:r>
        <w:t xml:space="preserve">― Otro dato </w:t>
      </w:r>
      <w:r w:rsidR="00462522">
        <w:t>que</w:t>
      </w:r>
      <w:r>
        <w:t xml:space="preserve"> no pueda brindar. Alguna dirección, o nombre de su amigo, le interrogó James.</w:t>
      </w:r>
    </w:p>
    <w:p w14:paraId="11B41289" w14:textId="2F408086" w:rsidR="00165010" w:rsidRDefault="00422D18">
      <w:pPr>
        <w:ind w:left="720"/>
        <w:rPr>
          <w:rPrChange w:id="158" w:author="Author" w:date="2024-06-26T12:40:00Z">
            <w:rPr>
              <w:sz w:val="28"/>
            </w:rPr>
          </w:rPrChange>
        </w:rPr>
      </w:pPr>
      <w:r>
        <w:t xml:space="preserve">― Se por mi nieto </w:t>
      </w:r>
      <w:r w:rsidR="00462522">
        <w:t>que</w:t>
      </w:r>
      <w:r>
        <w:t xml:space="preserve"> su amigo tiene un </w:t>
      </w:r>
      <w:r w:rsidR="004B609E">
        <w:t>gimnasio</w:t>
      </w:r>
      <w:r>
        <w:t xml:space="preserve"> en Leal, pero no lo conozco, nunca vino aquí, se llama </w:t>
      </w:r>
      <w:r w:rsidR="003060D5">
        <w:t>Steven</w:t>
      </w:r>
      <w:r>
        <w:t>, por</w:t>
      </w:r>
      <w:r w:rsidR="00462522">
        <w:t>que</w:t>
      </w:r>
      <w:r>
        <w:t xml:space="preserve"> Kevin </w:t>
      </w:r>
      <w:r w:rsidR="00E23FA5">
        <w:t>siempre</w:t>
      </w:r>
      <w:r>
        <w:t xml:space="preserve"> lo nombra cuando lo llama por teléfono. No </w:t>
      </w:r>
      <w:r w:rsidR="00E95E18">
        <w:t>sé</w:t>
      </w:r>
      <w:r>
        <w:t xml:space="preserve"> más </w:t>
      </w:r>
      <w:r w:rsidR="00462522">
        <w:t>que</w:t>
      </w:r>
      <w:r>
        <w:t xml:space="preserve"> eso.</w:t>
      </w:r>
    </w:p>
    <w:p w14:paraId="4437D62E" w14:textId="11A994D4" w:rsidR="00165010" w:rsidRDefault="00000000">
      <w:pPr>
        <w:ind w:left="720"/>
        <w:rPr>
          <w:rPrChange w:id="159" w:author="Author" w:date="2024-06-26T12:40:00Z">
            <w:rPr>
              <w:sz w:val="28"/>
            </w:rPr>
          </w:rPrChange>
        </w:rPr>
      </w:pPr>
      <w:r>
        <w:t xml:space="preserve">Gracias, señor, sí su nieto llegará a llamar o regresara </w:t>
      </w:r>
      <w:r w:rsidR="00E95E18">
        <w:t>infórmele</w:t>
      </w:r>
      <w:r>
        <w:t xml:space="preserve"> </w:t>
      </w:r>
      <w:r w:rsidR="00462522">
        <w:t>que</w:t>
      </w:r>
      <w:r>
        <w:t xml:space="preserve"> se tiene </w:t>
      </w:r>
      <w:r w:rsidR="00E95E18">
        <w:t>que</w:t>
      </w:r>
      <w:r>
        <w:t xml:space="preserve"> presentar en la estación policial de Colchester, de lo contrario, pasadas las 24 horas del día de hoy, se lo declarará prófugo de la justicia, le informó Grace.</w:t>
      </w:r>
    </w:p>
    <w:p w14:paraId="2D207655" w14:textId="5413B908" w:rsidR="00165010" w:rsidRDefault="00000000">
      <w:pPr>
        <w:ind w:left="720"/>
        <w:rPr>
          <w:rPrChange w:id="160" w:author="Author" w:date="2024-06-26T12:40:00Z">
            <w:rPr>
              <w:sz w:val="28"/>
            </w:rPr>
          </w:rPrChange>
        </w:rPr>
      </w:pPr>
      <w:r>
        <w:t xml:space="preserve">El anciano no le contestó, solamente </w:t>
      </w:r>
      <w:r w:rsidR="00F54961">
        <w:t>asintió</w:t>
      </w:r>
      <w:r>
        <w:t xml:space="preserve"> levemente con la cabeza.</w:t>
      </w:r>
    </w:p>
    <w:p w14:paraId="516869A1" w14:textId="10A01E07" w:rsidR="00165010" w:rsidRDefault="00000000">
      <w:pPr>
        <w:ind w:left="720"/>
        <w:rPr>
          <w:rPrChange w:id="161" w:author="Author" w:date="2024-06-26T12:40:00Z">
            <w:rPr>
              <w:sz w:val="28"/>
            </w:rPr>
          </w:rPrChange>
        </w:rPr>
      </w:pPr>
      <w:r>
        <w:t xml:space="preserve">¿Le creen al anciano </w:t>
      </w:r>
      <w:r w:rsidR="00462522">
        <w:t>que</w:t>
      </w:r>
      <w:r>
        <w:t xml:space="preserve"> Kevin no </w:t>
      </w:r>
      <w:r w:rsidR="00E95E18">
        <w:t>está</w:t>
      </w:r>
      <w:r>
        <w:t xml:space="preserve"> en la casa?, preguntó Miller rumbo al patrullero.</w:t>
      </w:r>
    </w:p>
    <w:p w14:paraId="2DA91BA8" w14:textId="1E4D4C4B" w:rsidR="00165010" w:rsidRDefault="00000000">
      <w:pPr>
        <w:ind w:left="720"/>
        <w:rPr>
          <w:rPrChange w:id="162" w:author="Author" w:date="2024-06-26T12:40:00Z">
            <w:rPr>
              <w:sz w:val="28"/>
            </w:rPr>
          </w:rPrChange>
        </w:rPr>
      </w:pPr>
      <w:r>
        <w:t xml:space="preserve">Grace se apresuró a contestar </w:t>
      </w:r>
      <w:r w:rsidR="00071913">
        <w:t xml:space="preserve">― </w:t>
      </w:r>
      <w:r>
        <w:t xml:space="preserve">Seguramente </w:t>
      </w:r>
      <w:r w:rsidR="00462522">
        <w:t>que</w:t>
      </w:r>
      <w:r>
        <w:t xml:space="preserve"> no </w:t>
      </w:r>
      <w:r w:rsidR="00E95E18">
        <w:t>está</w:t>
      </w:r>
      <w:r>
        <w:t>, de lo contrario el anciano no hubiese dejado la puerta tan abierta cuando nos recibió. Cuando alguien oculta en su casa a un familiar buscado por la justicia en lo general te traban la puerta.</w:t>
      </w:r>
    </w:p>
    <w:p w14:paraId="4B96D186" w14:textId="7A1A2495" w:rsidR="00165010" w:rsidRDefault="00422D18">
      <w:pPr>
        <w:ind w:left="720"/>
        <w:rPr>
          <w:rPrChange w:id="163" w:author="Author" w:date="2024-06-26T12:40:00Z">
            <w:rPr>
              <w:sz w:val="28"/>
            </w:rPr>
          </w:rPrChange>
        </w:rPr>
      </w:pPr>
      <w:r>
        <w:t xml:space="preserve">― ¿A </w:t>
      </w:r>
      <w:r w:rsidR="00E95E18">
        <w:t>cuántas</w:t>
      </w:r>
      <w:r>
        <w:t xml:space="preserve"> millas esta Colchester de Deal?, quiso saber James.</w:t>
      </w:r>
    </w:p>
    <w:p w14:paraId="73F0E52E" w14:textId="30BD1540" w:rsidR="00165010" w:rsidRDefault="00000000">
      <w:pPr>
        <w:ind w:left="720"/>
      </w:pPr>
      <w:r>
        <w:t xml:space="preserve">Linda tomó el teléfono y al minuto le contestó </w:t>
      </w:r>
      <w:r w:rsidR="00071913">
        <w:t xml:space="preserve">― </w:t>
      </w:r>
      <w:r>
        <w:t xml:space="preserve"> cuatro horas aproximadamente en coche.</w:t>
      </w:r>
    </w:p>
    <w:p w14:paraId="7FE9624E" w14:textId="0CC76CC0" w:rsidR="00852C1B" w:rsidRDefault="00422D18">
      <w:pPr>
        <w:ind w:left="720"/>
      </w:pPr>
      <w:r>
        <w:t xml:space="preserve">― De acuerdo. Le pediremos al fiscal un pedido de detención contra Kevin Taylor y le haremos una </w:t>
      </w:r>
      <w:r w:rsidR="00E23FA5">
        <w:t>visita</w:t>
      </w:r>
      <w:r>
        <w:t xml:space="preserve"> de cortesía a su amigo, contestó </w:t>
      </w:r>
      <w:r w:rsidR="007D2EFA">
        <w:t>Arthur</w:t>
      </w:r>
      <w:r>
        <w:t>.</w:t>
      </w:r>
    </w:p>
    <w:p w14:paraId="66647A48" w14:textId="376D431F" w:rsidR="00852C1B" w:rsidRDefault="00852C1B">
      <w:pPr>
        <w:ind w:left="720"/>
      </w:pPr>
    </w:p>
    <w:p w14:paraId="4D64DB34" w14:textId="77777777" w:rsidR="00852C1B" w:rsidRDefault="00852C1B" w:rsidP="008A3B13">
      <w:pPr>
        <w:ind w:left="720"/>
        <w:jc w:val="center"/>
      </w:pPr>
      <w:r>
        <w:t>******</w:t>
      </w:r>
    </w:p>
    <w:p w14:paraId="313A3934" w14:textId="77777777" w:rsidR="00852C1B" w:rsidRDefault="00852C1B">
      <w:pPr>
        <w:ind w:left="720"/>
      </w:pPr>
    </w:p>
    <w:p w14:paraId="21B140A1" w14:textId="4F2E8E89" w:rsidR="00954A22" w:rsidRDefault="00000000">
      <w:pPr>
        <w:ind w:left="720"/>
      </w:pPr>
      <w:r>
        <w:t xml:space="preserve">En su viaje de retorno a Londres, por la autopista M25, donde </w:t>
      </w:r>
      <w:r w:rsidR="007C0065">
        <w:t>residía</w:t>
      </w:r>
      <w:r>
        <w:t xml:space="preserve">, James exhaló profundo, pensando lo complejo  del caso </w:t>
      </w:r>
      <w:r w:rsidR="00462522">
        <w:t>que</w:t>
      </w:r>
      <w:r>
        <w:t xml:space="preserve"> les tocó investigar </w:t>
      </w:r>
      <w:r w:rsidR="00071913">
        <w:t xml:space="preserve">― </w:t>
      </w:r>
      <w:r>
        <w:t xml:space="preserve">No va hacer fácil llegar a descubrir al </w:t>
      </w:r>
      <w:r w:rsidR="001348E8">
        <w:t>asesino</w:t>
      </w:r>
      <w:r>
        <w:t xml:space="preserve">, lo ha planeado de una forma </w:t>
      </w:r>
      <w:r w:rsidR="00E95E18">
        <w:t>sistemática</w:t>
      </w:r>
      <w:r>
        <w:t xml:space="preserve"> para desviar la investigación y no ser descubierto. ¿Estamos ante un </w:t>
      </w:r>
      <w:r w:rsidR="00E95E18">
        <w:t>psicópata</w:t>
      </w:r>
      <w:r>
        <w:t xml:space="preserve">, o un verdadero </w:t>
      </w:r>
      <w:r w:rsidR="004B609E">
        <w:t>profesional</w:t>
      </w:r>
      <w:r>
        <w:t xml:space="preserve"> del crimen?, se dijo cuando pensó </w:t>
      </w:r>
      <w:r w:rsidR="00E95E18">
        <w:t>que</w:t>
      </w:r>
      <w:r>
        <w:t xml:space="preserve"> su hijo Nick llegaba hoy de Liverpool para pasar unos días con </w:t>
      </w:r>
      <w:r w:rsidR="00E95E18">
        <w:t>él</w:t>
      </w:r>
      <w:r>
        <w:t>. A Nick le gusta más vivir en Londres, no sólo por</w:t>
      </w:r>
      <w:r w:rsidR="00462522">
        <w:t>que</w:t>
      </w:r>
      <w:r>
        <w:t xml:space="preserve"> es su ciudad sí no también por sus amigos de la infancia, pero la tenencia la tiene su madre hasta su mayoría de edad. De repente, recordó, </w:t>
      </w:r>
      <w:r w:rsidR="00462522">
        <w:t>que</w:t>
      </w:r>
      <w:r>
        <w:t xml:space="preserve"> tiene </w:t>
      </w:r>
      <w:r w:rsidR="00462522">
        <w:t>que</w:t>
      </w:r>
      <w:r>
        <w:t xml:space="preserve"> enviarle a Katherine, su ex, dos </w:t>
      </w:r>
      <w:r w:rsidR="00E95E18">
        <w:t>cheques</w:t>
      </w:r>
      <w:r>
        <w:t xml:space="preserve"> de la </w:t>
      </w:r>
      <w:r w:rsidR="00DB641A">
        <w:t>pensión</w:t>
      </w:r>
      <w:r>
        <w:t xml:space="preserve"> alimentaria del menor.</w:t>
      </w:r>
      <w:r w:rsidR="00954A22">
        <w:br w:type="page"/>
      </w:r>
      <w:r>
        <w:lastRenderedPageBreak/>
        <w:t xml:space="preserve">Linda se dejó caer en el </w:t>
      </w:r>
      <w:r w:rsidR="00E23FA5">
        <w:t>sillón</w:t>
      </w:r>
      <w:r>
        <w:t xml:space="preserve"> de su casa y cerró los ojos con un suspiro, recordando el día de trabajo </w:t>
      </w:r>
      <w:r w:rsidR="00462522">
        <w:t>que</w:t>
      </w:r>
      <w:r>
        <w:t xml:space="preserve"> le tocó vivir.</w:t>
      </w:r>
    </w:p>
    <w:p w14:paraId="21A4391E" w14:textId="1FC87E97" w:rsidR="00165010" w:rsidRDefault="00422D18">
      <w:pPr>
        <w:ind w:left="720"/>
        <w:rPr>
          <w:rPrChange w:id="164" w:author="Author" w:date="2024-06-26T12:40:00Z">
            <w:rPr>
              <w:sz w:val="28"/>
            </w:rPr>
          </w:rPrChange>
        </w:rPr>
      </w:pPr>
      <w:r>
        <w:t xml:space="preserve">― Todos los medios, se lo pasan hablando de la joven decapitada. Que no se encontró el cadáver a pesar de los días transcurridos, y </w:t>
      </w:r>
      <w:r w:rsidR="00462522">
        <w:t>que</w:t>
      </w:r>
      <w:r>
        <w:t xml:space="preserve"> la policía hace bien poco para descubrirlo, le dijo, Lauren su madre, de canas como la nieve y un parecido más </w:t>
      </w:r>
      <w:r w:rsidR="00462522">
        <w:t>que</w:t>
      </w:r>
      <w:r>
        <w:t xml:space="preserve"> llamativo con su hija.</w:t>
      </w:r>
    </w:p>
    <w:p w14:paraId="343001E6" w14:textId="32592F39" w:rsidR="00165010" w:rsidRDefault="00000000">
      <w:pPr>
        <w:ind w:left="720"/>
        <w:rPr>
          <w:rPrChange w:id="165" w:author="Author" w:date="2024-06-26T12:40:00Z">
            <w:rPr>
              <w:sz w:val="28"/>
            </w:rPr>
          </w:rPrChange>
        </w:rPr>
      </w:pPr>
      <w:r>
        <w:t xml:space="preserve">Linda se tomó un tiempo para responder </w:t>
      </w:r>
      <w:r w:rsidR="00071913">
        <w:t xml:space="preserve">― </w:t>
      </w:r>
      <w:r>
        <w:t xml:space="preserve">No es verdad, estamos poniendo todo lo </w:t>
      </w:r>
      <w:r w:rsidR="00E95E18">
        <w:t>que</w:t>
      </w:r>
      <w:r>
        <w:t xml:space="preserve"> tenemos a nuestro alcance para descubrir el </w:t>
      </w:r>
      <w:r w:rsidR="001348E8">
        <w:t>asesino</w:t>
      </w:r>
      <w:r>
        <w:t xml:space="preserve">. Estamos trabajando en tres localidades, buscando las pistas </w:t>
      </w:r>
      <w:r w:rsidR="00462522">
        <w:t>que</w:t>
      </w:r>
      <w:r>
        <w:t xml:space="preserve"> no conduzca al </w:t>
      </w:r>
      <w:r w:rsidR="001348E8">
        <w:t>asesino</w:t>
      </w:r>
      <w:r>
        <w:t>.</w:t>
      </w:r>
    </w:p>
    <w:p w14:paraId="30C5B1C4" w14:textId="1670DCC4" w:rsidR="00165010" w:rsidRDefault="00422D18">
      <w:pPr>
        <w:ind w:left="720"/>
        <w:rPr>
          <w:rPrChange w:id="166" w:author="Author" w:date="2024-06-26T12:40:00Z">
            <w:rPr>
              <w:sz w:val="28"/>
            </w:rPr>
          </w:rPrChange>
        </w:rPr>
      </w:pPr>
      <w:r>
        <w:t xml:space="preserve">― Lo se hija, los medios </w:t>
      </w:r>
      <w:r w:rsidR="00E23FA5">
        <w:t>siempre</w:t>
      </w:r>
      <w:r>
        <w:t xml:space="preserve"> son sensacionalistas y más en un caso como este.</w:t>
      </w:r>
    </w:p>
    <w:p w14:paraId="2B41848C" w14:textId="77777777" w:rsidR="00165010" w:rsidRDefault="00000000">
      <w:pPr>
        <w:ind w:left="720"/>
        <w:rPr>
          <w:rPrChange w:id="167" w:author="Author" w:date="2024-06-26T12:40:00Z">
            <w:rPr>
              <w:sz w:val="28"/>
            </w:rPr>
          </w:rPrChange>
        </w:rPr>
      </w:pPr>
      <w:r>
        <w:t>Linda miró a su madre unos segundos y luego le confesó ― ― Se nos unió un equipo de detectives de la localidad de Maldon con mucha experiencia en esta clase de delitos.</w:t>
      </w:r>
    </w:p>
    <w:p w14:paraId="0B86A842" w14:textId="18D51CB4" w:rsidR="00165010" w:rsidRDefault="00422D18">
      <w:pPr>
        <w:ind w:left="720"/>
        <w:rPr>
          <w:rPrChange w:id="168" w:author="Author" w:date="2024-06-26T12:40:00Z">
            <w:rPr>
              <w:sz w:val="28"/>
            </w:rPr>
          </w:rPrChange>
        </w:rPr>
      </w:pPr>
      <w:r>
        <w:t xml:space="preserve">― ¿Como se llevan?, le preguntó la madre con </w:t>
      </w:r>
      <w:r w:rsidR="00194DD9">
        <w:t>signos</w:t>
      </w:r>
      <w:r>
        <w:t xml:space="preserve"> de interrogación.</w:t>
      </w:r>
    </w:p>
    <w:p w14:paraId="47F1A4B2" w14:textId="0D22226F" w:rsidR="00165010" w:rsidRDefault="00422D18">
      <w:pPr>
        <w:ind w:left="720"/>
      </w:pPr>
      <w:r>
        <w:t xml:space="preserve">― Linda movió los hombros ― Recién nos conocemos pero creo </w:t>
      </w:r>
      <w:r w:rsidR="00E95E18">
        <w:t>que</w:t>
      </w:r>
      <w:r>
        <w:t xml:space="preserve"> vamos a formar un buen equipo ― hizo una pausa </w:t>
      </w:r>
      <w:r w:rsidR="00071913">
        <w:t xml:space="preserve">― </w:t>
      </w:r>
      <w:r>
        <w:t xml:space="preserve">El inspector James Gorman, además de ser realmente atractivo tiene voz de mando, más allá </w:t>
      </w:r>
      <w:r w:rsidR="00462522">
        <w:t>que</w:t>
      </w:r>
      <w:r>
        <w:t xml:space="preserve"> al equipo lo conduce la inspectora Grace Bennett, de homicidios, con mucha personalidad y el joven sargento Joseph Miller, es un moreno especialista en informática. Hacen un buen </w:t>
      </w:r>
      <w:r w:rsidR="00E95E18">
        <w:t>trio</w:t>
      </w:r>
      <w:r>
        <w:t>, agregó Linda.</w:t>
      </w:r>
    </w:p>
    <w:p w14:paraId="1C482DC3" w14:textId="77777777" w:rsidR="00165010" w:rsidRDefault="00422D18">
      <w:pPr>
        <w:ind w:left="720"/>
        <w:rPr>
          <w:rPrChange w:id="169" w:author="Author" w:date="2024-06-26T12:40:00Z">
            <w:rPr>
              <w:sz w:val="28"/>
            </w:rPr>
          </w:rPrChange>
        </w:rPr>
      </w:pPr>
      <w:r>
        <w:t>― ¿Es casado el inspector Gorman?, le indagó con cautela la madre.</w:t>
      </w:r>
    </w:p>
    <w:p w14:paraId="1810574D" w14:textId="663B52D3" w:rsidR="00165010" w:rsidRDefault="00000000">
      <w:pPr>
        <w:ind w:left="720"/>
        <w:rPr>
          <w:rPrChange w:id="170" w:author="Author" w:date="2024-06-26T12:40:00Z">
            <w:rPr>
              <w:sz w:val="28"/>
            </w:rPr>
          </w:rPrChange>
        </w:rPr>
      </w:pPr>
      <w:r>
        <w:t xml:space="preserve">Linda arrugó la frente sorprendida </w:t>
      </w:r>
      <w:r w:rsidR="00071913">
        <w:t xml:space="preserve">― </w:t>
      </w:r>
      <w:r>
        <w:t xml:space="preserve">¿De </w:t>
      </w:r>
      <w:r w:rsidR="00462522">
        <w:t>qué</w:t>
      </w:r>
      <w:r>
        <w:t xml:space="preserve"> </w:t>
      </w:r>
      <w:r w:rsidR="00E95E18">
        <w:t>estás</w:t>
      </w:r>
      <w:r>
        <w:t xml:space="preserve"> hablando?  Recién nos conocemos. Además, La vida personal de ellos no me interesa, le dijo, alzando la voz.</w:t>
      </w:r>
    </w:p>
    <w:p w14:paraId="45F1E70F" w14:textId="2E6A419C" w:rsidR="00165010" w:rsidRDefault="00422D18">
      <w:pPr>
        <w:ind w:left="720"/>
      </w:pPr>
      <w:r>
        <w:t xml:space="preserve">― Ya estas a punto de cumplir treinta años, hija, tienes edad de mirar a alguien y no vivir solamente pensando en tu </w:t>
      </w:r>
      <w:r w:rsidR="00E23FA5">
        <w:t>profesión</w:t>
      </w:r>
      <w:r>
        <w:t xml:space="preserve"> , le dijo su madre con una sonrisa a medias alejándose.</w:t>
      </w:r>
    </w:p>
    <w:p w14:paraId="6C3A0C3A" w14:textId="1F7560CF" w:rsidR="00165010" w:rsidRDefault="00422D18">
      <w:pPr>
        <w:ind w:left="720"/>
        <w:rPr>
          <w:rPrChange w:id="171" w:author="Author" w:date="2024-06-26T12:40:00Z">
            <w:rPr>
              <w:sz w:val="28"/>
            </w:rPr>
          </w:rPrChange>
        </w:rPr>
      </w:pPr>
      <w:r>
        <w:t xml:space="preserve">― En tus tiempos seguramente todas las madres </w:t>
      </w:r>
      <w:r w:rsidR="00E95E18">
        <w:t>querían</w:t>
      </w:r>
      <w:r>
        <w:t xml:space="preserve"> casar a sus hijas antes de los veinticinco años, ahora la vida cambió, mamá, somos más independientes y con otras prioridades, le contestó Linda, alzando la voz.</w:t>
      </w:r>
    </w:p>
    <w:p w14:paraId="1A0EC505" w14:textId="460CBB2F" w:rsidR="00852C1B" w:rsidRDefault="00000000">
      <w:pPr>
        <w:ind w:left="720"/>
      </w:pPr>
      <w:r>
        <w:t xml:space="preserve">Lauren sonrió entre dientes y murmuró </w:t>
      </w:r>
      <w:r w:rsidR="00071913">
        <w:t xml:space="preserve">― </w:t>
      </w:r>
      <w:r>
        <w:t>Con ese razonamiento, estoy lejos de ser abuela.</w:t>
      </w:r>
    </w:p>
    <w:p w14:paraId="3B541C1C" w14:textId="43A91C0C" w:rsidR="00852C1B" w:rsidRDefault="00852C1B">
      <w:pPr>
        <w:ind w:left="720"/>
      </w:pPr>
    </w:p>
    <w:p w14:paraId="280937EE" w14:textId="77777777" w:rsidR="00852C1B" w:rsidRDefault="00852C1B" w:rsidP="008A3B13">
      <w:pPr>
        <w:ind w:left="720"/>
        <w:jc w:val="center"/>
      </w:pPr>
      <w:r>
        <w:t>*********</w:t>
      </w:r>
    </w:p>
    <w:p w14:paraId="04B37E54" w14:textId="77777777" w:rsidR="00852C1B" w:rsidRDefault="00852C1B">
      <w:pPr>
        <w:ind w:left="720"/>
      </w:pPr>
    </w:p>
    <w:p w14:paraId="75022053" w14:textId="332FC0CF" w:rsidR="00165010" w:rsidRDefault="00422D18">
      <w:pPr>
        <w:ind w:left="720"/>
        <w:rPr>
          <w:rPrChange w:id="172" w:author="Author" w:date="2024-06-26T12:40:00Z">
            <w:rPr>
              <w:sz w:val="28"/>
            </w:rPr>
          </w:rPrChange>
        </w:rPr>
      </w:pPr>
      <w:r>
        <w:t xml:space="preserve">― Espero </w:t>
      </w:r>
      <w:r w:rsidR="00E95E18">
        <w:t>que</w:t>
      </w:r>
      <w:r>
        <w:t xml:space="preserve"> en este </w:t>
      </w:r>
      <w:r w:rsidR="004B609E">
        <w:t>gimnasio</w:t>
      </w:r>
      <w:r>
        <w:t xml:space="preserve"> se encuentre el tal </w:t>
      </w:r>
      <w:r w:rsidR="003060D5">
        <w:t>Steven</w:t>
      </w:r>
      <w:r>
        <w:t>, dijo suspirando Grace.</w:t>
      </w:r>
    </w:p>
    <w:p w14:paraId="24C73EE8" w14:textId="545AAF92" w:rsidR="00165010" w:rsidRDefault="00422D18">
      <w:pPr>
        <w:ind w:left="720"/>
        <w:rPr>
          <w:rPrChange w:id="173" w:author="Author" w:date="2024-06-26T12:40:00Z">
            <w:rPr>
              <w:sz w:val="28"/>
            </w:rPr>
          </w:rPrChange>
        </w:rPr>
      </w:pPr>
      <w:r>
        <w:t xml:space="preserve">― Solamente hay cuatro en Deal, a sí nos dijo el hombre en el </w:t>
      </w:r>
      <w:r w:rsidR="00E95E18">
        <w:t>último</w:t>
      </w:r>
      <w:r>
        <w:t xml:space="preserve"> </w:t>
      </w:r>
      <w:r w:rsidR="004B609E">
        <w:t>gimnasio</w:t>
      </w:r>
      <w:r>
        <w:t>, le respondió James.</w:t>
      </w:r>
    </w:p>
    <w:p w14:paraId="0AC510DE" w14:textId="51DFF054" w:rsidR="00165010" w:rsidRDefault="00000000">
      <w:pPr>
        <w:ind w:left="720"/>
        <w:rPr>
          <w:rPrChange w:id="174" w:author="Author" w:date="2024-06-26T12:40:00Z">
            <w:rPr>
              <w:sz w:val="28"/>
            </w:rPr>
          </w:rPrChange>
        </w:rPr>
      </w:pPr>
      <w:r>
        <w:t xml:space="preserve">La fachada del edificio era precaria, poco se parecía a un </w:t>
      </w:r>
      <w:r w:rsidR="004B609E">
        <w:t>gimnasio</w:t>
      </w:r>
      <w:r>
        <w:t>, James dudó, antes de llamar.</w:t>
      </w:r>
    </w:p>
    <w:p w14:paraId="4524CC2C" w14:textId="01F81514" w:rsidR="00165010" w:rsidRDefault="00000000">
      <w:pPr>
        <w:ind w:left="720"/>
        <w:rPr>
          <w:rPrChange w:id="175" w:author="Author" w:date="2024-06-26T12:40:00Z">
            <w:rPr>
              <w:sz w:val="28"/>
            </w:rPr>
          </w:rPrChange>
        </w:rPr>
      </w:pPr>
      <w:r>
        <w:t xml:space="preserve">Los recibió un joven, de contextura mediana, </w:t>
      </w:r>
      <w:r w:rsidR="00462522">
        <w:t>que</w:t>
      </w:r>
      <w:r>
        <w:t xml:space="preserve"> se apresuró a hablar.</w:t>
      </w:r>
    </w:p>
    <w:p w14:paraId="2FB97E51" w14:textId="77777777" w:rsidR="00165010" w:rsidRDefault="00422D18">
      <w:pPr>
        <w:ind w:left="720"/>
        <w:rPr>
          <w:rPrChange w:id="176" w:author="Author" w:date="2024-06-26T12:40:00Z">
            <w:rPr>
              <w:sz w:val="28"/>
            </w:rPr>
          </w:rPrChange>
        </w:rPr>
      </w:pPr>
      <w:r>
        <w:t>― Si vienen por un turno, lo lamento, no tenemos disponible en estos momentos y ...</w:t>
      </w:r>
    </w:p>
    <w:p w14:paraId="7A2FA417" w14:textId="77777777" w:rsidR="00165010" w:rsidRDefault="00000000">
      <w:pPr>
        <w:ind w:left="720"/>
      </w:pPr>
      <w:r>
        <w:t xml:space="preserve"> ― Somos policías de homicidios. Buscamos a Steven Nolan, lo interrumpió James, mostrándole la placa. </w:t>
      </w:r>
    </w:p>
    <w:p w14:paraId="10B70F2E" w14:textId="2A54569D" w:rsidR="00165010" w:rsidRDefault="00000000">
      <w:pPr>
        <w:ind w:left="720"/>
        <w:rPr>
          <w:rPrChange w:id="177" w:author="Author" w:date="2024-06-26T12:40:00Z">
            <w:rPr>
              <w:sz w:val="28"/>
            </w:rPr>
          </w:rPrChange>
        </w:rPr>
      </w:pPr>
      <w:r>
        <w:t xml:space="preserve">El pelirrojo de cara redonda y salpicada por el acné, por unos segundos no respondió, se </w:t>
      </w:r>
      <w:r w:rsidR="00F54961">
        <w:t>quedó</w:t>
      </w:r>
      <w:r>
        <w:t xml:space="preserve"> pensando en la respuesta.</w:t>
      </w:r>
    </w:p>
    <w:p w14:paraId="59CDFEE6" w14:textId="526071E2" w:rsidR="00165010" w:rsidRDefault="00422D18">
      <w:pPr>
        <w:ind w:left="720"/>
        <w:rPr>
          <w:rPrChange w:id="178" w:author="Author" w:date="2024-06-26T12:40:00Z">
            <w:rPr>
              <w:sz w:val="28"/>
            </w:rPr>
          </w:rPrChange>
        </w:rPr>
      </w:pPr>
      <w:r>
        <w:t xml:space="preserve">― Cuando lo hizo su voz sonó a interrogación </w:t>
      </w:r>
      <w:r w:rsidR="00071913">
        <w:t xml:space="preserve">― </w:t>
      </w:r>
      <w:r>
        <w:t>Yo soy Steven Nolan, oficial. Estoy limpio. ¿</w:t>
      </w:r>
      <w:r w:rsidR="00DB641A">
        <w:t>Cuál</w:t>
      </w:r>
      <w:r>
        <w:t xml:space="preserve"> es el motivo de la </w:t>
      </w:r>
      <w:r w:rsidR="00E23FA5">
        <w:t>visita</w:t>
      </w:r>
      <w:r>
        <w:t>?</w:t>
      </w:r>
    </w:p>
    <w:p w14:paraId="4EB89751" w14:textId="77777777" w:rsidR="00165010" w:rsidRDefault="00422D18">
      <w:pPr>
        <w:ind w:left="720"/>
        <w:rPr>
          <w:rPrChange w:id="179" w:author="Author" w:date="2024-06-26T12:40:00Z">
            <w:rPr>
              <w:sz w:val="28"/>
            </w:rPr>
          </w:rPrChange>
        </w:rPr>
      </w:pPr>
      <w:r>
        <w:t>― ¿Conoces a Kevin Taylor?, lo interrogó James. clavándole los ojos.</w:t>
      </w:r>
    </w:p>
    <w:p w14:paraId="1A91EF7F" w14:textId="5553C97E" w:rsidR="00165010" w:rsidRDefault="00422D18">
      <w:pPr>
        <w:ind w:left="720"/>
        <w:rPr>
          <w:rPrChange w:id="180" w:author="Author" w:date="2024-06-26T12:40:00Z">
            <w:rPr>
              <w:sz w:val="28"/>
            </w:rPr>
          </w:rPrChange>
        </w:rPr>
      </w:pPr>
      <w:r>
        <w:t xml:space="preserve">― Si...por supuesto </w:t>
      </w:r>
      <w:r w:rsidR="00462522">
        <w:t>que</w:t>
      </w:r>
      <w:r>
        <w:t xml:space="preserve"> lo conozco, es mi amigo, oficial, pero no vive en Deal, </w:t>
      </w:r>
      <w:r w:rsidR="00DB641A">
        <w:t>él</w:t>
      </w:r>
      <w:r>
        <w:t xml:space="preserve"> es de Colchester. ¿Para </w:t>
      </w:r>
      <w:r w:rsidR="00462522">
        <w:t>qué</w:t>
      </w:r>
      <w:r>
        <w:t xml:space="preserve"> lo buscan?, dijo con cara de sorprendido.</w:t>
      </w:r>
    </w:p>
    <w:p w14:paraId="6B9D9248" w14:textId="336C5C1E" w:rsidR="00165010" w:rsidRDefault="00422D18">
      <w:pPr>
        <w:ind w:left="720"/>
        <w:rPr>
          <w:rPrChange w:id="181" w:author="Author" w:date="2024-06-26T12:40:00Z">
            <w:rPr>
              <w:sz w:val="28"/>
            </w:rPr>
          </w:rPrChange>
        </w:rPr>
      </w:pPr>
      <w:r>
        <w:lastRenderedPageBreak/>
        <w:t xml:space="preserve">― Tiene </w:t>
      </w:r>
      <w:r w:rsidR="00DB641A">
        <w:t>que</w:t>
      </w:r>
      <w:r>
        <w:t xml:space="preserve"> responder un par de preguntas a la justicia.</w:t>
      </w:r>
    </w:p>
    <w:p w14:paraId="1701C85F" w14:textId="537E60A8" w:rsidR="00165010" w:rsidRDefault="003060D5">
      <w:pPr>
        <w:ind w:left="720"/>
        <w:rPr>
          <w:rPrChange w:id="182" w:author="Author" w:date="2024-06-26T12:40:00Z">
            <w:rPr>
              <w:sz w:val="28"/>
            </w:rPr>
          </w:rPrChange>
        </w:rPr>
      </w:pPr>
      <w:r>
        <w:t>Steven</w:t>
      </w:r>
      <w:r w:rsidR="00000000">
        <w:t xml:space="preserve"> esbozó una </w:t>
      </w:r>
      <w:r w:rsidR="004B609E">
        <w:t>expresión</w:t>
      </w:r>
      <w:r w:rsidR="00000000">
        <w:t xml:space="preserve"> de desagrado </w:t>
      </w:r>
      <w:r w:rsidR="00071913">
        <w:t xml:space="preserve">― </w:t>
      </w:r>
      <w:r w:rsidR="00000000">
        <w:t xml:space="preserve">Lo lamento, aquí no </w:t>
      </w:r>
      <w:r w:rsidR="00DB641A">
        <w:t>está</w:t>
      </w:r>
      <w:r w:rsidR="00000000">
        <w:t xml:space="preserve">. Hace meses </w:t>
      </w:r>
      <w:r w:rsidR="00462522">
        <w:t>que</w:t>
      </w:r>
      <w:r w:rsidR="00000000">
        <w:t xml:space="preserve"> no viene a Deal.</w:t>
      </w:r>
    </w:p>
    <w:p w14:paraId="3A70B3DD" w14:textId="1A47AD7D" w:rsidR="00165010" w:rsidRDefault="00422D18">
      <w:pPr>
        <w:ind w:left="720"/>
        <w:rPr>
          <w:rPrChange w:id="183" w:author="Author" w:date="2024-06-26T12:40:00Z">
            <w:rPr>
              <w:sz w:val="28"/>
            </w:rPr>
          </w:rPrChange>
        </w:rPr>
      </w:pPr>
      <w:r>
        <w:t>― ¿</w:t>
      </w:r>
      <w:r w:rsidR="00DB641A">
        <w:t>Cuándo</w:t>
      </w:r>
      <w:r>
        <w:t xml:space="preserve"> fue su </w:t>
      </w:r>
      <w:r w:rsidR="00580552">
        <w:t>última</w:t>
      </w:r>
      <w:r>
        <w:t xml:space="preserve"> comunicación con el?, le preguntó Grace.</w:t>
      </w:r>
    </w:p>
    <w:p w14:paraId="10B0E67A" w14:textId="77777777" w:rsidR="00165010" w:rsidRDefault="00422D18">
      <w:pPr>
        <w:ind w:left="720"/>
        <w:rPr>
          <w:rPrChange w:id="184" w:author="Author" w:date="2024-06-26T12:40:00Z">
            <w:rPr>
              <w:sz w:val="28"/>
            </w:rPr>
          </w:rPrChange>
        </w:rPr>
      </w:pPr>
      <w:r>
        <w:t>― No lo recuerdo, respondió, negando con la cabeza.</w:t>
      </w:r>
    </w:p>
    <w:p w14:paraId="6D868AD8" w14:textId="16BCC76E" w:rsidR="00165010" w:rsidRDefault="00422D18">
      <w:pPr>
        <w:ind w:left="720"/>
        <w:rPr>
          <w:rPrChange w:id="185" w:author="Author" w:date="2024-06-26T12:40:00Z">
            <w:rPr>
              <w:sz w:val="28"/>
            </w:rPr>
          </w:rPrChange>
        </w:rPr>
      </w:pPr>
      <w:r>
        <w:t xml:space="preserve">― ¿Esta seguro </w:t>
      </w:r>
      <w:r w:rsidR="00462522">
        <w:t>que</w:t>
      </w:r>
      <w:r>
        <w:t xml:space="preserve"> no lo recuerda?, lo indagó James.</w:t>
      </w:r>
    </w:p>
    <w:p w14:paraId="5D8966F8" w14:textId="7A9B9A74" w:rsidR="00165010" w:rsidRDefault="00422D18">
      <w:pPr>
        <w:ind w:left="720"/>
        <w:rPr>
          <w:rPrChange w:id="186" w:author="Author" w:date="2024-06-26T12:40:00Z">
            <w:rPr>
              <w:sz w:val="28"/>
            </w:rPr>
          </w:rPrChange>
        </w:rPr>
      </w:pPr>
      <w:r>
        <w:t xml:space="preserve">― Si…, sí es lo </w:t>
      </w:r>
      <w:r w:rsidR="00462522">
        <w:t>que</w:t>
      </w:r>
      <w:r>
        <w:t xml:space="preserve"> le dije. Además, lo he llamado un par de veces a su celular pero no contesta, seguramente lo perdió o algo </w:t>
      </w:r>
      <w:r w:rsidR="00DB641A">
        <w:t>así</w:t>
      </w:r>
      <w:r>
        <w:t>.</w:t>
      </w:r>
    </w:p>
    <w:p w14:paraId="7B402483" w14:textId="00CFF9B1" w:rsidR="00165010" w:rsidRDefault="00000000">
      <w:pPr>
        <w:ind w:left="720"/>
        <w:rPr>
          <w:rPrChange w:id="187" w:author="Author" w:date="2024-06-26T12:40:00Z">
            <w:rPr>
              <w:sz w:val="28"/>
            </w:rPr>
          </w:rPrChange>
        </w:rPr>
      </w:pPr>
      <w:r>
        <w:t xml:space="preserve">James y Grace intercambiaron una mirada fugaz, y después, James le recordó a </w:t>
      </w:r>
      <w:r w:rsidR="003060D5">
        <w:t>Steven</w:t>
      </w:r>
      <w:r>
        <w:t xml:space="preserve">. </w:t>
      </w:r>
      <w:r w:rsidR="00071913">
        <w:t xml:space="preserve">― </w:t>
      </w:r>
      <w:r>
        <w:t xml:space="preserve">Si se comunica con usted o viene a verlo, hágale saber </w:t>
      </w:r>
      <w:r w:rsidR="00462522">
        <w:t>que</w:t>
      </w:r>
      <w:r>
        <w:t xml:space="preserve"> se tiene </w:t>
      </w:r>
      <w:r w:rsidR="00DB641A">
        <w:t>que</w:t>
      </w:r>
      <w:r>
        <w:t xml:space="preserve"> presentar en la estación policial Colchester, de lo contrario será declarado prófugo de la justicia.</w:t>
      </w:r>
    </w:p>
    <w:p w14:paraId="66C5AF6C" w14:textId="78109556" w:rsidR="00165010" w:rsidRDefault="00000000">
      <w:pPr>
        <w:ind w:left="720"/>
        <w:rPr>
          <w:rPrChange w:id="188" w:author="Author" w:date="2024-06-26T12:40:00Z">
            <w:rPr>
              <w:sz w:val="28"/>
            </w:rPr>
          </w:rPrChange>
        </w:rPr>
      </w:pPr>
      <w:r>
        <w:t xml:space="preserve">El pelirrojo </w:t>
      </w:r>
      <w:r w:rsidR="00F54961">
        <w:t>asintió</w:t>
      </w:r>
      <w:r>
        <w:t xml:space="preserve"> con la cabeza </w:t>
      </w:r>
      <w:r w:rsidR="00071913">
        <w:t xml:space="preserve">― </w:t>
      </w:r>
      <w:r>
        <w:t xml:space="preserve">Se lo diré, oficial, sí viene o tengo contacto con </w:t>
      </w:r>
      <w:r w:rsidR="00DB641A">
        <w:t>él</w:t>
      </w:r>
      <w:r>
        <w:t xml:space="preserve">, le dijo haciendo un corto saludo y cerrando la puerta del </w:t>
      </w:r>
      <w:r w:rsidR="004B609E">
        <w:t>gimnasio</w:t>
      </w:r>
      <w:r>
        <w:t xml:space="preserve">. </w:t>
      </w:r>
    </w:p>
    <w:p w14:paraId="48E7A98F" w14:textId="0629F2A5" w:rsidR="00165010" w:rsidRDefault="00422D18">
      <w:pPr>
        <w:ind w:left="720"/>
      </w:pPr>
      <w:r>
        <w:t xml:space="preserve">― </w:t>
      </w:r>
      <w:r w:rsidR="00DB641A">
        <w:t>Está</w:t>
      </w:r>
      <w:r>
        <w:t xml:space="preserve"> mintiendo, oculta algo. El abuelo nos dijo </w:t>
      </w:r>
      <w:r w:rsidR="00462522">
        <w:t>que</w:t>
      </w:r>
      <w:r>
        <w:t xml:space="preserve"> escuchó </w:t>
      </w:r>
      <w:r w:rsidR="00462522">
        <w:t>que</w:t>
      </w:r>
      <w:r>
        <w:t xml:space="preserve"> Kevin lo había llamado antes </w:t>
      </w:r>
      <w:r w:rsidR="00462522">
        <w:t>que</w:t>
      </w:r>
      <w:r>
        <w:t xml:space="preserve"> desapareciera. Seguramente, esta oculto en el </w:t>
      </w:r>
      <w:r w:rsidR="004B609E">
        <w:t>gimnasio</w:t>
      </w:r>
      <w:r>
        <w:t xml:space="preserve">, o en algún otro </w:t>
      </w:r>
      <w:r w:rsidR="00BE6BEC">
        <w:t>sitio</w:t>
      </w:r>
      <w:r>
        <w:t xml:space="preserve">. Sabe </w:t>
      </w:r>
      <w:r w:rsidR="00462522">
        <w:t>que</w:t>
      </w:r>
      <w:r>
        <w:t xml:space="preserve"> lo estamos buscando, dijo Grace con disgusto.</w:t>
      </w:r>
    </w:p>
    <w:p w14:paraId="7A60BF4B" w14:textId="579D37C9" w:rsidR="00165010" w:rsidRDefault="00422D18">
      <w:pPr>
        <w:ind w:left="720"/>
        <w:rPr>
          <w:rPrChange w:id="189" w:author="Author" w:date="2024-06-26T12:40:00Z">
            <w:rPr>
              <w:sz w:val="28"/>
            </w:rPr>
          </w:rPrChange>
        </w:rPr>
      </w:pPr>
      <w:r>
        <w:t xml:space="preserve">― Corramos el coche de la puerta del </w:t>
      </w:r>
      <w:r w:rsidR="004B609E">
        <w:t>gimnasio</w:t>
      </w:r>
      <w:r>
        <w:t xml:space="preserve"> y esperemos. Con suerte sí sale lo atrapamos, le contestó James.</w:t>
      </w:r>
    </w:p>
    <w:p w14:paraId="6C97931C" w14:textId="4353E62D" w:rsidR="00165010" w:rsidRDefault="00000000">
      <w:pPr>
        <w:ind w:left="720"/>
      </w:pPr>
      <w:r>
        <w:t xml:space="preserve">Esperaron una hora y cuando decidieron irse, de repente, se abrió un portón automático pegada al edificio del </w:t>
      </w:r>
      <w:r w:rsidR="004B609E">
        <w:t>gimnasio</w:t>
      </w:r>
      <w:r>
        <w:t>, y un coche rojo salió raudamente del lugar en sentido contrario donde se encontraban los Policías.</w:t>
      </w:r>
    </w:p>
    <w:p w14:paraId="0DF3848C" w14:textId="63906920" w:rsidR="00165010" w:rsidRDefault="00000000">
      <w:pPr>
        <w:ind w:left="720"/>
        <w:rPr>
          <w:rPrChange w:id="190" w:author="Author" w:date="2024-06-26T12:40:00Z">
            <w:rPr>
              <w:sz w:val="28"/>
            </w:rPr>
          </w:rPrChange>
        </w:rPr>
      </w:pPr>
      <w:r>
        <w:t xml:space="preserve">James miró a Grace </w:t>
      </w:r>
      <w:r w:rsidR="00462522">
        <w:t>que</w:t>
      </w:r>
      <w:r>
        <w:t xml:space="preserve"> </w:t>
      </w:r>
      <w:r w:rsidR="00DB641A">
        <w:t>asistió</w:t>
      </w:r>
      <w:r>
        <w:t xml:space="preserve"> con la cabeza y emprendieron la marcha en busca del fugitivo.</w:t>
      </w:r>
    </w:p>
    <w:p w14:paraId="5230AD93" w14:textId="33CF9C28" w:rsidR="00165010" w:rsidRDefault="00422D18">
      <w:pPr>
        <w:ind w:left="720"/>
        <w:rPr>
          <w:rPrChange w:id="191" w:author="Author" w:date="2024-06-26T12:40:00Z">
            <w:rPr>
              <w:sz w:val="28"/>
            </w:rPr>
          </w:rPrChange>
        </w:rPr>
      </w:pPr>
      <w:r>
        <w:t xml:space="preserve">― No hay dudas </w:t>
      </w:r>
      <w:r w:rsidR="00462522">
        <w:t>que</w:t>
      </w:r>
      <w:r>
        <w:t xml:space="preserve"> es Taylor, no lo pierdas, dijo Grace, mientras presurosa se colocaba el cinturón de seguridad.</w:t>
      </w:r>
    </w:p>
    <w:p w14:paraId="307FBB84" w14:textId="14288E16" w:rsidR="00165010" w:rsidRDefault="00000000">
      <w:pPr>
        <w:ind w:left="720"/>
      </w:pPr>
      <w:r>
        <w:t xml:space="preserve">El coche rojo tomó hacía una avenida </w:t>
      </w:r>
      <w:r w:rsidR="00462522">
        <w:t>que</w:t>
      </w:r>
      <w:r>
        <w:t xml:space="preserve"> lo llevaba a una carretera rumbo a Colchester con una velocidad no permitida para ese lugar. James se adelantó y en una curva lo obligó a de detenerse, bajando con el arma en la mano y seguida de Grace.</w:t>
      </w:r>
    </w:p>
    <w:p w14:paraId="2F498C00" w14:textId="77777777" w:rsidR="00165010" w:rsidRDefault="00422D18">
      <w:pPr>
        <w:ind w:left="720"/>
        <w:rPr>
          <w:rPrChange w:id="192" w:author="Author" w:date="2024-06-26T12:40:00Z">
            <w:rPr>
              <w:sz w:val="28"/>
            </w:rPr>
          </w:rPrChange>
        </w:rPr>
      </w:pPr>
      <w:r>
        <w:t>― No se mueva, las manos en el volante, le gritó James.</w:t>
      </w:r>
    </w:p>
    <w:p w14:paraId="338C95B2" w14:textId="77777777" w:rsidR="00165010" w:rsidRDefault="00000000">
      <w:pPr>
        <w:ind w:left="720"/>
        <w:rPr>
          <w:rPrChange w:id="193" w:author="Author" w:date="2024-06-26T12:40:00Z">
            <w:rPr>
              <w:sz w:val="28"/>
            </w:rPr>
          </w:rPrChange>
        </w:rPr>
      </w:pPr>
      <w:r>
        <w:t>El hombre obedeció.</w:t>
      </w:r>
    </w:p>
    <w:p w14:paraId="3357A242" w14:textId="77777777" w:rsidR="00165010" w:rsidRDefault="00422D18">
      <w:pPr>
        <w:ind w:left="720"/>
        <w:rPr>
          <w:rPrChange w:id="194" w:author="Author" w:date="2024-06-26T12:40:00Z">
            <w:rPr>
              <w:sz w:val="28"/>
            </w:rPr>
          </w:rPrChange>
        </w:rPr>
      </w:pPr>
      <w:r>
        <w:t>― Ahora baje del coche y ponga las manos en la nuca.</w:t>
      </w:r>
    </w:p>
    <w:p w14:paraId="43F89A97" w14:textId="77777777" w:rsidR="00165010" w:rsidRDefault="00000000">
      <w:pPr>
        <w:ind w:left="720"/>
        <w:rPr>
          <w:rPrChange w:id="195" w:author="Author" w:date="2024-06-26T12:40:00Z">
            <w:rPr>
              <w:sz w:val="28"/>
            </w:rPr>
          </w:rPrChange>
        </w:rPr>
      </w:pPr>
      <w:r>
        <w:t>Grace lo reconoció de inmediato a pesar de la barba y el pelo teñido de rubio.</w:t>
      </w:r>
    </w:p>
    <w:p w14:paraId="334F59D0" w14:textId="7A3B8295" w:rsidR="00165010" w:rsidRDefault="00422D18">
      <w:pPr>
        <w:ind w:left="720"/>
        <w:rPr>
          <w:rPrChange w:id="196" w:author="Author" w:date="2024-06-26T12:40:00Z">
            <w:rPr>
              <w:sz w:val="28"/>
            </w:rPr>
          </w:rPrChange>
        </w:rPr>
      </w:pPr>
      <w:r>
        <w:t xml:space="preserve">― Yo no maté a </w:t>
      </w:r>
      <w:r w:rsidR="003C63D1">
        <w:t>Janica</w:t>
      </w:r>
      <w:r>
        <w:t xml:space="preserve">, dijo gritando </w:t>
      </w:r>
      <w:r w:rsidR="004B609E">
        <w:t>Kevin</w:t>
      </w:r>
      <w:r>
        <w:t xml:space="preserve"> mientras era esposado por James.</w:t>
      </w:r>
    </w:p>
    <w:p w14:paraId="06355AEE" w14:textId="2C2A5C2B" w:rsidR="00165010" w:rsidRDefault="00422D18">
      <w:pPr>
        <w:ind w:left="720"/>
        <w:rPr>
          <w:rPrChange w:id="197" w:author="Author" w:date="2024-06-26T12:40:00Z">
            <w:rPr>
              <w:sz w:val="28"/>
            </w:rPr>
          </w:rPrChange>
        </w:rPr>
      </w:pPr>
      <w:r>
        <w:t xml:space="preserve">― Queda arrestado por el presunto </w:t>
      </w:r>
      <w:r w:rsidR="004B609E">
        <w:t>asesinato</w:t>
      </w:r>
      <w:r>
        <w:t xml:space="preserve"> de </w:t>
      </w:r>
      <w:r w:rsidR="003C63D1">
        <w:t>Janica</w:t>
      </w:r>
      <w:r>
        <w:t xml:space="preserve"> </w:t>
      </w:r>
      <w:r w:rsidR="003C63D1">
        <w:t>Novak</w:t>
      </w:r>
      <w:r>
        <w:t xml:space="preserve">. Tiene derecho aguardar </w:t>
      </w:r>
      <w:r w:rsidR="00E23FA5">
        <w:t>silencio</w:t>
      </w:r>
      <w:r>
        <w:t xml:space="preserve">, todo lo </w:t>
      </w:r>
      <w:r w:rsidR="00710B0D">
        <w:t>que</w:t>
      </w:r>
      <w:r>
        <w:t xml:space="preserve"> diga podrá usarse en su contra en un juicio. También, tiene derecho a un abogado, sí no puede pagar uno se lo </w:t>
      </w:r>
      <w:r w:rsidR="00710B0D">
        <w:t>asignará</w:t>
      </w:r>
      <w:r>
        <w:t xml:space="preserve">. le dijo James, </w:t>
      </w:r>
      <w:r w:rsidR="00710B0D">
        <w:t>introduciéndolo</w:t>
      </w:r>
      <w:r>
        <w:t xml:space="preserve"> en el vehículo policial.</w:t>
      </w:r>
    </w:p>
    <w:p w14:paraId="47EE122F" w14:textId="77777777" w:rsidR="00165010" w:rsidRDefault="00422D18">
      <w:pPr>
        <w:ind w:left="720"/>
        <w:rPr>
          <w:rPrChange w:id="198" w:author="Author" w:date="2024-06-26T12:40:00Z">
            <w:rPr>
              <w:sz w:val="28"/>
            </w:rPr>
          </w:rPrChange>
        </w:rPr>
      </w:pPr>
      <w:r>
        <w:t>― Yo no la maté, no la maté, yo la amaba, se confesó Kevin, ahora llorando.</w:t>
      </w:r>
    </w:p>
    <w:p w14:paraId="133C77FC" w14:textId="77777777" w:rsidR="00165010" w:rsidRDefault="00000000">
      <w:pPr>
        <w:ind w:left="720"/>
        <w:rPr>
          <w:rPrChange w:id="199" w:author="Author" w:date="2024-06-26T12:40:00Z">
            <w:rPr>
              <w:sz w:val="28"/>
            </w:rPr>
          </w:rPrChange>
        </w:rPr>
      </w:pPr>
      <w:r>
        <w:t>¿Y, entonces, cual fue es el motivo de eludir la justicia?, le indagó Grace.</w:t>
      </w:r>
    </w:p>
    <w:p w14:paraId="11D3A909" w14:textId="77777777" w:rsidR="00165010" w:rsidRDefault="00422D18">
      <w:pPr>
        <w:ind w:left="720"/>
        <w:rPr>
          <w:rPrChange w:id="200" w:author="Author" w:date="2024-06-26T12:40:00Z">
            <w:rPr>
              <w:sz w:val="28"/>
            </w:rPr>
          </w:rPrChange>
        </w:rPr>
      </w:pPr>
      <w:r>
        <w:t>― Soy inocente, dijo a secas, mientras una lagrima le surcaba el rostro.</w:t>
      </w:r>
    </w:p>
    <w:p w14:paraId="5AF9119C" w14:textId="567529B3" w:rsidR="00283026" w:rsidRDefault="00422D18">
      <w:pPr>
        <w:ind w:left="720"/>
      </w:pPr>
      <w:r>
        <w:t xml:space="preserve">― Eso lo </w:t>
      </w:r>
      <w:r w:rsidR="00710B0D">
        <w:t>determina</w:t>
      </w:r>
      <w:r>
        <w:t xml:space="preserve"> el fiscal de la causa. No hable más. Le advirtió James.</w:t>
      </w:r>
      <w:r w:rsidR="00283026">
        <w:br w:type="page"/>
      </w:r>
      <w:r>
        <w:lastRenderedPageBreak/>
        <w:t>Cuando Kevin Taylor fue llevado a la estación policial de Colchester, grande fue la alegría del equipo al verlo esposado.</w:t>
      </w:r>
    </w:p>
    <w:p w14:paraId="5316585A" w14:textId="7B0725BC" w:rsidR="00165010" w:rsidRDefault="00422D18">
      <w:pPr>
        <w:ind w:left="720"/>
        <w:rPr>
          <w:rPrChange w:id="201" w:author="Author" w:date="2024-06-26T12:40:00Z">
            <w:rPr>
              <w:sz w:val="28"/>
            </w:rPr>
          </w:rPrChange>
        </w:rPr>
      </w:pPr>
      <w:r>
        <w:t xml:space="preserve">― Sentimos culpa de no </w:t>
      </w:r>
      <w:r w:rsidR="00710B0D">
        <w:t>acompáñalos</w:t>
      </w:r>
      <w:r>
        <w:t xml:space="preserve"> más allá de </w:t>
      </w:r>
      <w:r w:rsidR="00462522">
        <w:t>que</w:t>
      </w:r>
      <w:r>
        <w:t xml:space="preserve"> ustedes </w:t>
      </w:r>
      <w:r w:rsidR="00710B0D">
        <w:t>insistieron</w:t>
      </w:r>
      <w:r>
        <w:t xml:space="preserve"> de ir </w:t>
      </w:r>
      <w:r w:rsidR="00BE6BEC">
        <w:t>solos</w:t>
      </w:r>
      <w:r>
        <w:t xml:space="preserve">. ― ―  Buen trabajo, les dijo </w:t>
      </w:r>
      <w:r w:rsidR="007D2EFA">
        <w:t>Arthur</w:t>
      </w:r>
      <w:r>
        <w:t xml:space="preserve"> golpeándoles las manos.</w:t>
      </w:r>
    </w:p>
    <w:p w14:paraId="1B485475" w14:textId="398C3990" w:rsidR="00165010" w:rsidRDefault="00000000">
      <w:pPr>
        <w:ind w:left="720"/>
      </w:pPr>
      <w:r>
        <w:t xml:space="preserve"> James </w:t>
      </w:r>
      <w:r w:rsidR="00F54961">
        <w:t>asintió</w:t>
      </w:r>
      <w:r>
        <w:t xml:space="preserve"> con la cabeza </w:t>
      </w:r>
      <w:r w:rsidR="00071913">
        <w:t xml:space="preserve">― </w:t>
      </w:r>
      <w:r>
        <w:t xml:space="preserve">Llévenlo a la sala de interrogatorios, mientras le informo al comisario de la detención de Taylor, mientras tanto, llamen al forense para </w:t>
      </w:r>
      <w:r w:rsidR="00462522">
        <w:t>que</w:t>
      </w:r>
      <w:r>
        <w:t xml:space="preserve"> le tomen las huellas dactilares, sí </w:t>
      </w:r>
      <w:r w:rsidR="00710B0D">
        <w:t>él</w:t>
      </w:r>
      <w:r>
        <w:t xml:space="preserve"> la </w:t>
      </w:r>
      <w:r w:rsidR="00710B0D">
        <w:t>asesinó</w:t>
      </w:r>
      <w:r>
        <w:t>, seguramente alguna huella encontraremos en la cabeza de la víctima.</w:t>
      </w:r>
    </w:p>
    <w:p w14:paraId="40DCC53A" w14:textId="45D7E8CD" w:rsidR="00165010" w:rsidRDefault="00000000">
      <w:pPr>
        <w:ind w:left="720"/>
        <w:rPr>
          <w:rPrChange w:id="202" w:author="Author" w:date="2024-06-26T12:40:00Z">
            <w:rPr>
              <w:sz w:val="28"/>
            </w:rPr>
          </w:rPrChange>
        </w:rPr>
      </w:pPr>
      <w:r>
        <w:t xml:space="preserve">Grace suspiró </w:t>
      </w:r>
      <w:r w:rsidR="00071913">
        <w:t xml:space="preserve">― </w:t>
      </w:r>
      <w:r>
        <w:t>Con este interrogatorio vamos a tener una noche muy pesada, dijo finalmente.</w:t>
      </w:r>
    </w:p>
    <w:p w14:paraId="708708CD" w14:textId="4D503546" w:rsidR="00165010" w:rsidRDefault="00000000">
      <w:pPr>
        <w:ind w:left="720"/>
        <w:rPr>
          <w:rPrChange w:id="203" w:author="Author" w:date="2024-06-26T12:40:00Z">
            <w:rPr>
              <w:sz w:val="28"/>
            </w:rPr>
          </w:rPrChange>
        </w:rPr>
      </w:pPr>
      <w:r>
        <w:t xml:space="preserve">Rodeado de sus compañeros James arrojó el expediente sobre la mesa e hizo inquietar a Kevin </w:t>
      </w:r>
      <w:r w:rsidR="00462522">
        <w:t>que</w:t>
      </w:r>
      <w:r>
        <w:t xml:space="preserve"> lo miró sorprendido.</w:t>
      </w:r>
    </w:p>
    <w:p w14:paraId="07698C4C" w14:textId="77777777" w:rsidR="00165010" w:rsidRDefault="00000000">
      <w:pPr>
        <w:ind w:left="720"/>
        <w:rPr>
          <w:rPrChange w:id="204" w:author="Author" w:date="2024-06-26T12:40:00Z">
            <w:rPr>
              <w:sz w:val="28"/>
            </w:rPr>
          </w:rPrChange>
        </w:rPr>
      </w:pPr>
      <w:r>
        <w:t xml:space="preserve"> ― Tienes derecho a un abogado y, también, negarte a declarar.</w:t>
      </w:r>
    </w:p>
    <w:p w14:paraId="773801C5" w14:textId="2784D379" w:rsidR="00165010" w:rsidRDefault="00000000">
      <w:pPr>
        <w:ind w:left="720"/>
        <w:rPr>
          <w:rPrChange w:id="205" w:author="Author" w:date="2024-06-26T12:40:00Z">
            <w:rPr>
              <w:sz w:val="28"/>
            </w:rPr>
          </w:rPrChange>
        </w:rPr>
      </w:pPr>
      <w:r>
        <w:t xml:space="preserve">Kevin puso las manos en la cara </w:t>
      </w:r>
      <w:r w:rsidR="004B609E">
        <w:t>sin</w:t>
      </w:r>
      <w:r>
        <w:t xml:space="preserve"> responder y negó con la cabeza.</w:t>
      </w:r>
    </w:p>
    <w:p w14:paraId="3AA8CB51" w14:textId="76AA2A25" w:rsidR="00165010" w:rsidRDefault="00000000">
      <w:pPr>
        <w:ind w:left="720"/>
        <w:rPr>
          <w:rPrChange w:id="206" w:author="Author" w:date="2024-06-26T12:40:00Z">
            <w:rPr>
              <w:sz w:val="28"/>
            </w:rPr>
          </w:rPrChange>
        </w:rPr>
      </w:pPr>
      <w:r>
        <w:t xml:space="preserve"> ― ¿</w:t>
      </w:r>
      <w:r w:rsidR="00462522">
        <w:t>Por qué</w:t>
      </w:r>
      <w:r>
        <w:t xml:space="preserve"> mentiste?, lo indagó James.</w:t>
      </w:r>
    </w:p>
    <w:p w14:paraId="788CB9DD" w14:textId="77777777" w:rsidR="00165010" w:rsidRDefault="00422D18">
      <w:pPr>
        <w:ind w:left="720"/>
        <w:rPr>
          <w:rPrChange w:id="207" w:author="Author" w:date="2024-06-26T12:40:00Z">
            <w:rPr>
              <w:sz w:val="28"/>
            </w:rPr>
          </w:rPrChange>
        </w:rPr>
      </w:pPr>
      <w:r>
        <w:t xml:space="preserve">― Yo no la maté, oficial. No la maté, repitió. </w:t>
      </w:r>
    </w:p>
    <w:p w14:paraId="49C35283" w14:textId="35AF3CB4" w:rsidR="00165010" w:rsidRDefault="00422D18">
      <w:pPr>
        <w:ind w:left="720"/>
        <w:rPr>
          <w:rPrChange w:id="208" w:author="Author" w:date="2024-06-26T12:40:00Z">
            <w:rPr>
              <w:sz w:val="28"/>
            </w:rPr>
          </w:rPrChange>
        </w:rPr>
      </w:pPr>
      <w:r>
        <w:t>― Entonces…  ¿</w:t>
      </w:r>
      <w:r w:rsidR="00462522">
        <w:t>por qué</w:t>
      </w:r>
      <w:r>
        <w:t xml:space="preserve"> diste una dirección falsa de tu supuesta </w:t>
      </w:r>
      <w:r w:rsidR="004B609E">
        <w:t>tía</w:t>
      </w:r>
      <w:r>
        <w:t xml:space="preserve">? ¿ </w:t>
      </w:r>
      <w:r w:rsidR="00462522">
        <w:t>por qué</w:t>
      </w:r>
      <w:r>
        <w:t xml:space="preserve"> huiste de Maldon y de Colchester y te refugiaste en Deal? Además, había otra persona cuando descubriste el bulto en el rio con la cabeza de la chica y no lo </w:t>
      </w:r>
      <w:r w:rsidR="008C6EB9">
        <w:t>informaste</w:t>
      </w:r>
      <w:r>
        <w:t>.</w:t>
      </w:r>
    </w:p>
    <w:p w14:paraId="654155E9" w14:textId="5238739A" w:rsidR="00165010" w:rsidRDefault="00422D18">
      <w:pPr>
        <w:ind w:left="720"/>
        <w:rPr>
          <w:rPrChange w:id="209" w:author="Author" w:date="2024-06-26T12:40:00Z">
            <w:rPr>
              <w:sz w:val="28"/>
            </w:rPr>
          </w:rPrChange>
        </w:rPr>
      </w:pPr>
      <w:r>
        <w:t>― Por</w:t>
      </w:r>
      <w:r w:rsidR="00462522">
        <w:t>que</w:t>
      </w:r>
      <w:r>
        <w:t xml:space="preserve"> me amenazaron de muerte.</w:t>
      </w:r>
    </w:p>
    <w:p w14:paraId="1689C22F" w14:textId="0FEBC4DA" w:rsidR="00165010" w:rsidRDefault="00422D18">
      <w:pPr>
        <w:ind w:left="720"/>
        <w:rPr>
          <w:rPrChange w:id="210" w:author="Author" w:date="2024-06-26T12:40:00Z">
            <w:rPr>
              <w:sz w:val="28"/>
            </w:rPr>
          </w:rPrChange>
        </w:rPr>
      </w:pPr>
      <w:r>
        <w:t>― ¿</w:t>
      </w:r>
      <w:r w:rsidR="00BE6BEC">
        <w:t>Quiénes</w:t>
      </w:r>
      <w:r>
        <w:t xml:space="preserve"> te amenazaron de muerte?, le inquirió </w:t>
      </w:r>
      <w:r w:rsidR="007D2EFA">
        <w:t>Arthur</w:t>
      </w:r>
      <w:r>
        <w:t>.</w:t>
      </w:r>
    </w:p>
    <w:p w14:paraId="3DEB4630" w14:textId="2823EBCA" w:rsidR="00165010" w:rsidRDefault="00000000">
      <w:pPr>
        <w:ind w:left="720"/>
        <w:rPr>
          <w:rPrChange w:id="211" w:author="Author" w:date="2024-06-26T12:40:00Z">
            <w:rPr>
              <w:sz w:val="28"/>
            </w:rPr>
          </w:rPrChange>
        </w:rPr>
      </w:pPr>
      <w:r>
        <w:t xml:space="preserve">Kevin se tomó un tiempo para responder, cuando lo hizo su vos sonó a </w:t>
      </w:r>
      <w:r w:rsidR="005C142E">
        <w:t>sincera</w:t>
      </w:r>
      <w:r>
        <w:t>.</w:t>
      </w:r>
    </w:p>
    <w:p w14:paraId="05F0735C" w14:textId="766ECEA9" w:rsidR="00165010" w:rsidRDefault="00422D18">
      <w:pPr>
        <w:ind w:left="720"/>
      </w:pPr>
      <w:r>
        <w:t xml:space="preserve">― El azar hizo </w:t>
      </w:r>
      <w:r w:rsidR="00462522">
        <w:t>que</w:t>
      </w:r>
      <w:r>
        <w:t xml:space="preserve"> conociera a </w:t>
      </w:r>
      <w:r w:rsidR="003C63D1">
        <w:t>Janica</w:t>
      </w:r>
      <w:r>
        <w:t xml:space="preserve"> en Londres y nos volviéramos a encontrar en Colchester. días felices con algunos proyectos. Hasta </w:t>
      </w:r>
      <w:r w:rsidR="00462522">
        <w:t>que</w:t>
      </w:r>
      <w:r>
        <w:t xml:space="preserve"> decidió ir a trabajar a Golden Lace, un club nocturno. Ya nuestra relación no fue la misma. Trabajaba de noche en un ambiente poco recomendable, en la cual se vendía todo tipo de drogas. Nos separamos hace cuatro meses.</w:t>
      </w:r>
    </w:p>
    <w:p w14:paraId="748654AE" w14:textId="5BB53D5C" w:rsidR="00165010" w:rsidRDefault="00422D18">
      <w:pPr>
        <w:ind w:left="720"/>
        <w:rPr>
          <w:rPrChange w:id="212" w:author="Author" w:date="2024-06-26T12:40:00Z">
            <w:rPr>
              <w:sz w:val="28"/>
            </w:rPr>
          </w:rPrChange>
        </w:rPr>
      </w:pPr>
      <w:r>
        <w:t xml:space="preserve">― Es un lugar poco recomendable, pero </w:t>
      </w:r>
      <w:r w:rsidR="0051146D">
        <w:t>tú</w:t>
      </w:r>
      <w:r>
        <w:t xml:space="preserve"> no lo dejabas de frecuentar. ¿Verdad?, le indagó Linda.</w:t>
      </w:r>
    </w:p>
    <w:p w14:paraId="606B8342" w14:textId="445238A9" w:rsidR="00165010" w:rsidRDefault="00000000">
      <w:pPr>
        <w:ind w:left="720"/>
        <w:rPr>
          <w:rPrChange w:id="213" w:author="Author" w:date="2024-06-26T12:40:00Z">
            <w:rPr>
              <w:sz w:val="28"/>
            </w:rPr>
          </w:rPrChange>
        </w:rPr>
      </w:pPr>
      <w:r>
        <w:t xml:space="preserve">Kevin hizo un movimiento afirmativo con la cabeza </w:t>
      </w:r>
      <w:r w:rsidR="00071913">
        <w:t xml:space="preserve">― </w:t>
      </w:r>
      <w:r>
        <w:t>Si, es verdad, pero nunca consumí drogas en ese lugar ni me crucé con ella. Soy inocente de su muerte. De repente, cambió de aptitud. No contestaré más preguntas.</w:t>
      </w:r>
    </w:p>
    <w:p w14:paraId="1797521F" w14:textId="60281535" w:rsidR="00165010" w:rsidRDefault="00000000">
      <w:pPr>
        <w:ind w:left="720"/>
        <w:rPr>
          <w:rPrChange w:id="214" w:author="Author" w:date="2024-06-26T12:40:00Z">
            <w:rPr>
              <w:sz w:val="28"/>
            </w:rPr>
          </w:rPrChange>
        </w:rPr>
      </w:pPr>
      <w:r>
        <w:t xml:space="preserve">James ojeó el expediente </w:t>
      </w:r>
      <w:r w:rsidR="00462522">
        <w:t>que</w:t>
      </w:r>
      <w:r>
        <w:t xml:space="preserve"> tenía sobre el escritorio </w:t>
      </w:r>
      <w:r w:rsidR="00071913">
        <w:t xml:space="preserve">― </w:t>
      </w:r>
      <w:r>
        <w:t xml:space="preserve">Tus antecedentes no hablan bien de ti. Tienes denuncias por ebriedad seguidas de destrozos en Golden Lace, y peleas callejeras en riña. Que tienes </w:t>
      </w:r>
      <w:r w:rsidR="00462522">
        <w:t>que</w:t>
      </w:r>
      <w:r>
        <w:t xml:space="preserve"> contestar a eso, le peguntó mirándolo.</w:t>
      </w:r>
    </w:p>
    <w:p w14:paraId="23362C41" w14:textId="4DFDF53F" w:rsidR="00165010" w:rsidRDefault="00422D18">
      <w:pPr>
        <w:ind w:left="720"/>
        <w:rPr>
          <w:rPrChange w:id="215" w:author="Author" w:date="2024-06-26T12:40:00Z">
            <w:rPr>
              <w:sz w:val="28"/>
            </w:rPr>
          </w:rPrChange>
        </w:rPr>
      </w:pPr>
      <w:r>
        <w:t xml:space="preserve">― Son cosas </w:t>
      </w:r>
      <w:r w:rsidR="0051146D">
        <w:t>que</w:t>
      </w:r>
      <w:r>
        <w:t xml:space="preserve"> pasan en una noche, cuando te excedes con la bebida, no más </w:t>
      </w:r>
      <w:r w:rsidR="00462522">
        <w:t>que</w:t>
      </w:r>
      <w:r>
        <w:t xml:space="preserve"> eso, oficial, le contestó.</w:t>
      </w:r>
    </w:p>
    <w:p w14:paraId="704C8DE8" w14:textId="48F70749" w:rsidR="00165010" w:rsidRDefault="00422D18">
      <w:pPr>
        <w:ind w:left="720"/>
        <w:rPr>
          <w:rPrChange w:id="216" w:author="Author" w:date="2024-06-26T12:40:00Z">
            <w:rPr>
              <w:sz w:val="28"/>
            </w:rPr>
          </w:rPrChange>
        </w:rPr>
      </w:pPr>
      <w:r>
        <w:t xml:space="preserve">― ¿Tu móvil es nuevo y </w:t>
      </w:r>
      <w:r w:rsidR="0051146D">
        <w:t>está</w:t>
      </w:r>
      <w:r>
        <w:t xml:space="preserve"> limpio. Que pasó con el anterior?, le indagó Grace. arrugando la frente.</w:t>
      </w:r>
    </w:p>
    <w:p w14:paraId="43ECE462" w14:textId="77777777" w:rsidR="00165010" w:rsidRDefault="00422D18">
      <w:pPr>
        <w:ind w:left="720"/>
        <w:rPr>
          <w:rPrChange w:id="217" w:author="Author" w:date="2024-06-26T12:40:00Z">
            <w:rPr>
              <w:sz w:val="28"/>
            </w:rPr>
          </w:rPrChange>
        </w:rPr>
      </w:pPr>
      <w:r>
        <w:t>― Lo perdí hace un par de días, le dijo despacio como ausente.</w:t>
      </w:r>
    </w:p>
    <w:p w14:paraId="72025B0A" w14:textId="6066559B" w:rsidR="00165010" w:rsidRDefault="00422D18">
      <w:pPr>
        <w:ind w:left="720"/>
        <w:rPr>
          <w:rPrChange w:id="218" w:author="Author" w:date="2024-06-26T12:40:00Z">
            <w:rPr>
              <w:sz w:val="28"/>
            </w:rPr>
          </w:rPrChange>
        </w:rPr>
      </w:pPr>
      <w:r>
        <w:t xml:space="preserve">― ¿Lo perdiste?... Quedas detenido por la presunta sospecha del crimen de </w:t>
      </w:r>
      <w:r w:rsidR="003C63D1">
        <w:t>Janica</w:t>
      </w:r>
      <w:r>
        <w:t xml:space="preserve"> </w:t>
      </w:r>
      <w:r w:rsidR="003C63D1">
        <w:t>Novak</w:t>
      </w:r>
      <w:r>
        <w:t>, seguramente el fiscal del distrito te va a procesar. Tienes derecho a un abogado, le espetó James.</w:t>
      </w:r>
    </w:p>
    <w:p w14:paraId="5F6B8DDC" w14:textId="3B347760" w:rsidR="00165010" w:rsidRDefault="00000000">
      <w:pPr>
        <w:ind w:left="720"/>
        <w:rPr>
          <w:rPrChange w:id="219" w:author="Author" w:date="2024-06-26T12:40:00Z">
            <w:rPr>
              <w:sz w:val="28"/>
            </w:rPr>
          </w:rPrChange>
        </w:rPr>
      </w:pPr>
      <w:r>
        <w:t>De repente, Kevin cambió su postura</w:t>
      </w:r>
      <w:r w:rsidR="00071913">
        <w:t xml:space="preserve">― </w:t>
      </w:r>
      <w:r>
        <w:t xml:space="preserve">No me pueden detener más de 48 horas, no tienen las pruebas suficientes para a serlo. </w:t>
      </w:r>
    </w:p>
    <w:p w14:paraId="3C2E1B3F" w14:textId="4780E4DD" w:rsidR="00165010" w:rsidRDefault="00422D18">
      <w:pPr>
        <w:ind w:left="720"/>
        <w:rPr>
          <w:rPrChange w:id="220" w:author="Author" w:date="2024-06-26T12:40:00Z">
            <w:rPr>
              <w:sz w:val="28"/>
            </w:rPr>
          </w:rPrChange>
        </w:rPr>
      </w:pPr>
      <w:r>
        <w:t xml:space="preserve">― Eso lo determinará el fiscal del distrito, mientras tanto </w:t>
      </w:r>
      <w:r w:rsidR="0051146D">
        <w:t>queda</w:t>
      </w:r>
      <w:r>
        <w:t xml:space="preserve"> demorado en esta dependencia, le respondió Grace secamente, haciéndole señas a un guardia para </w:t>
      </w:r>
      <w:r w:rsidR="00462522">
        <w:t>que</w:t>
      </w:r>
      <w:r>
        <w:t xml:space="preserve"> se lo llevara.</w:t>
      </w:r>
    </w:p>
    <w:p w14:paraId="061D69A0" w14:textId="05605FE4" w:rsidR="00954A22" w:rsidRDefault="00000000">
      <w:pPr>
        <w:ind w:left="720"/>
      </w:pPr>
      <w:r>
        <w:t xml:space="preserve">Kevin le iba a responder, pero guardó </w:t>
      </w:r>
      <w:r w:rsidR="00E23FA5">
        <w:t>silencio</w:t>
      </w:r>
      <w:r>
        <w:t xml:space="preserve"> mordiéndose el labio inferior.</w:t>
      </w:r>
      <w:r w:rsidR="00954A22">
        <w:br w:type="page"/>
      </w:r>
      <w:r>
        <w:lastRenderedPageBreak/>
        <w:t xml:space="preserve">Al día </w:t>
      </w:r>
      <w:r w:rsidR="0051146D">
        <w:t>siguiente</w:t>
      </w:r>
      <w:r>
        <w:t xml:space="preserve"> el comando decidió hacerle una </w:t>
      </w:r>
      <w:r w:rsidR="00E23FA5">
        <w:t>visita</w:t>
      </w:r>
      <w:r>
        <w:t xml:space="preserve"> a Golden Lace, el burdel iluminado de luces mortecinas y rojizas por las noches.  </w:t>
      </w:r>
      <w:r w:rsidR="007D2EFA">
        <w:t>Arthur</w:t>
      </w:r>
      <w:r>
        <w:t xml:space="preserve"> y Linda se ofrecieron ir. Los atendió un hombre delgado y alto de rasgos orientales </w:t>
      </w:r>
      <w:r w:rsidR="00462522">
        <w:t>que</w:t>
      </w:r>
      <w:r>
        <w:t xml:space="preserve"> dijo ser el encargado del local, de nombre Yan.</w:t>
      </w:r>
    </w:p>
    <w:p w14:paraId="02849B94" w14:textId="229837FF" w:rsidR="00165010" w:rsidRDefault="00422D18">
      <w:pPr>
        <w:ind w:left="720"/>
        <w:rPr>
          <w:rPrChange w:id="221" w:author="Author" w:date="2024-06-26T12:40:00Z">
            <w:rPr>
              <w:sz w:val="28"/>
            </w:rPr>
          </w:rPrChange>
        </w:rPr>
      </w:pPr>
      <w:r>
        <w:t xml:space="preserve">― Lamentamos lo </w:t>
      </w:r>
      <w:r w:rsidR="00462522">
        <w:t>que</w:t>
      </w:r>
      <w:r>
        <w:t xml:space="preserve"> le sucedió a </w:t>
      </w:r>
      <w:r w:rsidR="003C63D1">
        <w:t>Janica</w:t>
      </w:r>
      <w:r>
        <w:t>. Fue un espantoso crimen. Ella era muy apreciada en Golden Lace, pero un día decidió renunciar, dijo el oriental con un total lamento en su voz.</w:t>
      </w:r>
    </w:p>
    <w:p w14:paraId="3451345D" w14:textId="2D207EB2" w:rsidR="00165010" w:rsidRDefault="00422D18">
      <w:pPr>
        <w:ind w:left="720"/>
        <w:rPr>
          <w:rPrChange w:id="222" w:author="Author" w:date="2024-06-26T12:40:00Z">
            <w:rPr>
              <w:sz w:val="28"/>
            </w:rPr>
          </w:rPrChange>
        </w:rPr>
      </w:pPr>
      <w:r>
        <w:t>― ¿</w:t>
      </w:r>
      <w:r w:rsidR="00382CF7">
        <w:t>Cuánto</w:t>
      </w:r>
      <w:r>
        <w:t xml:space="preserve"> tiempo hace </w:t>
      </w:r>
      <w:r w:rsidR="00462522">
        <w:t>que</w:t>
      </w:r>
      <w:r>
        <w:t xml:space="preserve"> renunció?, señor, le indagó </w:t>
      </w:r>
      <w:r w:rsidR="007D2EFA">
        <w:t>Arthur</w:t>
      </w:r>
      <w:r>
        <w:t>,</w:t>
      </w:r>
    </w:p>
    <w:p w14:paraId="2A52A516" w14:textId="77777777" w:rsidR="00165010" w:rsidRDefault="00422D18">
      <w:pPr>
        <w:ind w:left="720"/>
        <w:rPr>
          <w:rPrChange w:id="223" w:author="Author" w:date="2024-06-26T12:40:00Z">
            <w:rPr>
              <w:sz w:val="28"/>
            </w:rPr>
          </w:rPrChange>
        </w:rPr>
      </w:pPr>
      <w:r>
        <w:t>― Hace más de un mes, las compañeras lo pueden corroborar, oficial.</w:t>
      </w:r>
    </w:p>
    <w:p w14:paraId="3F940A8B" w14:textId="3FEC5072" w:rsidR="00165010" w:rsidRDefault="00422D18">
      <w:pPr>
        <w:ind w:left="720"/>
        <w:rPr>
          <w:rPrChange w:id="224" w:author="Author" w:date="2024-06-26T12:40:00Z">
            <w:rPr>
              <w:sz w:val="28"/>
            </w:rPr>
          </w:rPrChange>
        </w:rPr>
      </w:pPr>
      <w:r>
        <w:t xml:space="preserve">― ¿Le preguntó </w:t>
      </w:r>
      <w:r w:rsidR="00462522">
        <w:t>por qué</w:t>
      </w:r>
      <w:r>
        <w:t xml:space="preserve"> renunciaba, la notó algo extraña en su comportamiento en esos días, le </w:t>
      </w:r>
      <w:r w:rsidR="00E23FA5">
        <w:t>siguió</w:t>
      </w:r>
      <w:r>
        <w:t xml:space="preserve"> preguntando </w:t>
      </w:r>
      <w:r w:rsidR="007D2EFA">
        <w:t>Arthur</w:t>
      </w:r>
      <w:r>
        <w:t>.</w:t>
      </w:r>
    </w:p>
    <w:p w14:paraId="2D655043" w14:textId="2089A2C4" w:rsidR="00165010" w:rsidRDefault="00422D18">
      <w:pPr>
        <w:ind w:left="720"/>
        <w:rPr>
          <w:rPrChange w:id="225" w:author="Author" w:date="2024-06-26T12:40:00Z">
            <w:rPr>
              <w:sz w:val="28"/>
            </w:rPr>
          </w:rPrChange>
        </w:rPr>
      </w:pPr>
      <w:r>
        <w:t xml:space="preserve">― No, para nada. Es normal </w:t>
      </w:r>
      <w:r w:rsidR="00382CF7">
        <w:t>que</w:t>
      </w:r>
      <w:r>
        <w:t xml:space="preserve"> las chicas de un día para otra se vayan, algunas dejan de trabajar </w:t>
      </w:r>
      <w:r w:rsidR="004B609E">
        <w:t>sin</w:t>
      </w:r>
      <w:r>
        <w:t xml:space="preserve"> avisar. </w:t>
      </w:r>
      <w:r w:rsidR="003C63D1">
        <w:t>Janica</w:t>
      </w:r>
      <w:r>
        <w:t xml:space="preserve"> nos </w:t>
      </w:r>
      <w:r w:rsidR="00382CF7">
        <w:t>avisó</w:t>
      </w:r>
      <w:r>
        <w:t xml:space="preserve"> unos días antes de su retiro. Eso lo valoramos.</w:t>
      </w:r>
    </w:p>
    <w:p w14:paraId="22C4E50C" w14:textId="580FA695" w:rsidR="00165010" w:rsidRDefault="00422D18">
      <w:pPr>
        <w:ind w:left="720"/>
        <w:rPr>
          <w:rPrChange w:id="226" w:author="Author" w:date="2024-06-26T12:40:00Z">
            <w:rPr>
              <w:sz w:val="28"/>
            </w:rPr>
          </w:rPrChange>
        </w:rPr>
      </w:pPr>
      <w:r>
        <w:t>― ¿</w:t>
      </w:r>
      <w:r w:rsidR="00382CF7">
        <w:t>Cuál</w:t>
      </w:r>
      <w:r>
        <w:t xml:space="preserve"> era su trabajo aquí?, le preguntó Linda.</w:t>
      </w:r>
    </w:p>
    <w:p w14:paraId="7693B481" w14:textId="42B6937D" w:rsidR="00165010" w:rsidRDefault="00422D18">
      <w:pPr>
        <w:ind w:left="720"/>
        <w:rPr>
          <w:rPrChange w:id="227" w:author="Author" w:date="2024-06-26T12:40:00Z">
            <w:rPr>
              <w:sz w:val="28"/>
            </w:rPr>
          </w:rPrChange>
        </w:rPr>
      </w:pPr>
      <w:r>
        <w:t xml:space="preserve">― Ella era mesera, pero también bailarina, formaban un dúo con Sonya la otra chica, pero </w:t>
      </w:r>
      <w:r w:rsidR="003C63D1">
        <w:t>Janica</w:t>
      </w:r>
      <w:r>
        <w:t xml:space="preserve"> era diferente.</w:t>
      </w:r>
    </w:p>
    <w:p w14:paraId="1B80AD14" w14:textId="002EC22C" w:rsidR="00165010" w:rsidRDefault="00422D18">
      <w:pPr>
        <w:ind w:left="720"/>
        <w:rPr>
          <w:rPrChange w:id="228" w:author="Author" w:date="2024-06-26T12:40:00Z">
            <w:rPr>
              <w:sz w:val="28"/>
            </w:rPr>
          </w:rPrChange>
        </w:rPr>
      </w:pPr>
      <w:r>
        <w:t xml:space="preserve">― ¿A </w:t>
      </w:r>
      <w:r w:rsidR="00462522">
        <w:t>qué</w:t>
      </w:r>
      <w:r>
        <w:t xml:space="preserve"> se refiere </w:t>
      </w:r>
      <w:r w:rsidR="00462522">
        <w:t>que</w:t>
      </w:r>
      <w:r>
        <w:t xml:space="preserve"> </w:t>
      </w:r>
      <w:r w:rsidR="003C63D1">
        <w:t>Janica</w:t>
      </w:r>
      <w:r>
        <w:t xml:space="preserve"> era diferente?, le indagó </w:t>
      </w:r>
      <w:r w:rsidR="007D2EFA">
        <w:t>Arthur</w:t>
      </w:r>
      <w:r>
        <w:t>.</w:t>
      </w:r>
    </w:p>
    <w:p w14:paraId="327CA79E" w14:textId="00C04383" w:rsidR="00165010" w:rsidRDefault="00422D18">
      <w:pPr>
        <w:ind w:left="720"/>
      </w:pPr>
      <w:r>
        <w:t xml:space="preserve">― En su elegancia, la forma de hablar decía a las claras </w:t>
      </w:r>
      <w:r w:rsidR="00462522">
        <w:t>que</w:t>
      </w:r>
      <w:r>
        <w:t xml:space="preserve"> no era para trabajar en un club nocturno, por eso me sorprendió </w:t>
      </w:r>
      <w:r w:rsidR="00462522">
        <w:t>que</w:t>
      </w:r>
      <w:r>
        <w:t xml:space="preserve"> se ofreciera de mesera y, además, de bailarina.</w:t>
      </w:r>
    </w:p>
    <w:p w14:paraId="73371995" w14:textId="1325BCA6" w:rsidR="00165010" w:rsidRDefault="00000000">
      <w:pPr>
        <w:ind w:left="720"/>
      </w:pPr>
      <w:r>
        <w:t xml:space="preserve">Linda intercambió una mirada cómplice con </w:t>
      </w:r>
      <w:r w:rsidR="007D2EFA">
        <w:t>Arthur</w:t>
      </w:r>
      <w:r>
        <w:t>.</w:t>
      </w:r>
    </w:p>
    <w:p w14:paraId="23DD6A62" w14:textId="33355728" w:rsidR="00165010" w:rsidRDefault="00422D18">
      <w:pPr>
        <w:ind w:left="720"/>
        <w:rPr>
          <w:rPrChange w:id="229" w:author="Author" w:date="2024-06-26T12:40:00Z">
            <w:rPr>
              <w:sz w:val="28"/>
            </w:rPr>
          </w:rPrChange>
        </w:rPr>
      </w:pPr>
      <w:r>
        <w:t xml:space="preserve">― ¿Esta Sonya aquí? Le preguntó </w:t>
      </w:r>
      <w:r w:rsidR="007D2EFA">
        <w:t>Arthur</w:t>
      </w:r>
      <w:r>
        <w:t>.</w:t>
      </w:r>
    </w:p>
    <w:p w14:paraId="0046F1D2" w14:textId="00DECF33" w:rsidR="00165010" w:rsidRDefault="00000000">
      <w:pPr>
        <w:ind w:left="720"/>
      </w:pPr>
      <w:r>
        <w:t xml:space="preserve">El oriental negó con la cabeza </w:t>
      </w:r>
      <w:r w:rsidR="00071913">
        <w:t xml:space="preserve">― </w:t>
      </w:r>
      <w:r>
        <w:t>No a esta hora. Toma servicio después de las 18 p.m.</w:t>
      </w:r>
    </w:p>
    <w:p w14:paraId="3CB7ABF4" w14:textId="3D000B19" w:rsidR="00165010" w:rsidRDefault="00422D18">
      <w:pPr>
        <w:ind w:left="720"/>
        <w:rPr>
          <w:rPrChange w:id="230" w:author="Author" w:date="2024-06-26T12:40:00Z">
            <w:rPr>
              <w:sz w:val="28"/>
            </w:rPr>
          </w:rPrChange>
        </w:rPr>
      </w:pPr>
      <w:r>
        <w:t xml:space="preserve">― Bien, vendremos a verla. Gracias por su información, le dijo </w:t>
      </w:r>
      <w:r w:rsidR="007D2EFA">
        <w:t>Arthur</w:t>
      </w:r>
      <w:r>
        <w:t xml:space="preserve"> cuando se retiraban.</w:t>
      </w:r>
    </w:p>
    <w:p w14:paraId="6D4C7EFD" w14:textId="38947620" w:rsidR="00165010" w:rsidRDefault="00422D18">
      <w:pPr>
        <w:ind w:left="720"/>
        <w:rPr>
          <w:rPrChange w:id="231" w:author="Author" w:date="2024-06-26T12:40:00Z">
            <w:rPr>
              <w:sz w:val="28"/>
            </w:rPr>
          </w:rPrChange>
        </w:rPr>
      </w:pPr>
      <w:r>
        <w:t xml:space="preserve">― Le avisaré a la chica </w:t>
      </w:r>
      <w:r w:rsidR="00462522">
        <w:t>que</w:t>
      </w:r>
      <w:r>
        <w:t xml:space="preserve"> la policía le quiere hacer preguntas sobre </w:t>
      </w:r>
      <w:r w:rsidR="003C63D1">
        <w:t>Janica</w:t>
      </w:r>
      <w:r>
        <w:t xml:space="preserve">, oficial, le dijo </w:t>
      </w:r>
      <w:r w:rsidR="00310D7F">
        <w:t>casi</w:t>
      </w:r>
      <w:r>
        <w:t xml:space="preserve"> gritando, el encargado.</w:t>
      </w:r>
    </w:p>
    <w:p w14:paraId="2AB0A5D9" w14:textId="7B8735BB" w:rsidR="00165010" w:rsidRDefault="00422D18">
      <w:pPr>
        <w:ind w:left="720"/>
      </w:pPr>
      <w:r>
        <w:t xml:space="preserve">― El oriental actuó con total normalidad, o es una actor de primera ocultando información, o, </w:t>
      </w:r>
      <w:r w:rsidR="005C142E">
        <w:t>simplemente</w:t>
      </w:r>
      <w:r>
        <w:t xml:space="preserve">, nada sabe del </w:t>
      </w:r>
      <w:r w:rsidR="004B609E">
        <w:t>asesinato</w:t>
      </w:r>
      <w:r>
        <w:t xml:space="preserve"> de </w:t>
      </w:r>
      <w:r w:rsidR="003C63D1">
        <w:t>Janica</w:t>
      </w:r>
      <w:r>
        <w:t xml:space="preserve"> </w:t>
      </w:r>
      <w:r w:rsidR="003C63D1">
        <w:t>Novak</w:t>
      </w:r>
      <w:r>
        <w:t>, dijo Linda cuando se alejaban.</w:t>
      </w:r>
    </w:p>
    <w:p w14:paraId="7CFBE4CF" w14:textId="06B02446" w:rsidR="00852C1B" w:rsidRDefault="00422D18">
      <w:pPr>
        <w:ind w:left="720"/>
      </w:pPr>
      <w:r>
        <w:t xml:space="preserve">― Todos ocultan algo cuando hay un crimen en el medio, </w:t>
      </w:r>
      <w:r w:rsidR="00310D7F">
        <w:t>está</w:t>
      </w:r>
      <w:r>
        <w:t xml:space="preserve"> en nosotros descubrirlos, le contestó </w:t>
      </w:r>
      <w:r w:rsidR="007D2EFA">
        <w:t>Arthur</w:t>
      </w:r>
      <w:r>
        <w:t xml:space="preserve"> subiendo al automóvil.</w:t>
      </w:r>
    </w:p>
    <w:p w14:paraId="7505F171" w14:textId="77777777" w:rsidR="00E126F0" w:rsidRDefault="00E126F0">
      <w:pPr>
        <w:ind w:left="720"/>
      </w:pPr>
    </w:p>
    <w:p w14:paraId="78D6E911" w14:textId="77777777" w:rsidR="00E126F0" w:rsidRDefault="00E126F0">
      <w:pPr>
        <w:ind w:left="720"/>
      </w:pPr>
    </w:p>
    <w:p w14:paraId="1DBEB30E" w14:textId="77777777" w:rsidR="00E126F0" w:rsidRDefault="00E126F0">
      <w:pPr>
        <w:ind w:left="720"/>
      </w:pPr>
    </w:p>
    <w:p w14:paraId="5F0D88A0" w14:textId="6685C6AB" w:rsidR="00852C1B" w:rsidRDefault="00852C1B">
      <w:pPr>
        <w:ind w:left="720"/>
      </w:pPr>
    </w:p>
    <w:p w14:paraId="6D9EF8C0" w14:textId="37E7F20F" w:rsidR="00852C1B" w:rsidRDefault="00852C1B" w:rsidP="008A3B13">
      <w:pPr>
        <w:ind w:left="720"/>
        <w:jc w:val="center"/>
      </w:pPr>
      <w:r>
        <w:t>******</w:t>
      </w:r>
      <w:r w:rsidR="00E126F0">
        <w:t>*</w:t>
      </w:r>
    </w:p>
    <w:p w14:paraId="06B9CD79" w14:textId="77777777" w:rsidR="00852C1B" w:rsidRDefault="00852C1B">
      <w:pPr>
        <w:ind w:left="720"/>
      </w:pPr>
    </w:p>
    <w:p w14:paraId="0B0DE94E" w14:textId="77777777" w:rsidR="00165010" w:rsidRDefault="00165010">
      <w:pPr>
        <w:ind w:left="720"/>
        <w:rPr>
          <w:sz w:val="28"/>
          <w:szCs w:val="28"/>
        </w:rPr>
      </w:pPr>
    </w:p>
    <w:p w14:paraId="2FBC04D8" w14:textId="77777777" w:rsidR="00165010" w:rsidRDefault="00165010">
      <w:pPr>
        <w:ind w:left="720"/>
        <w:rPr>
          <w:sz w:val="28"/>
          <w:szCs w:val="28"/>
        </w:rPr>
      </w:pPr>
    </w:p>
    <w:p w14:paraId="5B128C16" w14:textId="52C8B4F3" w:rsidR="00165010" w:rsidRDefault="00000000">
      <w:pPr>
        <w:ind w:left="720"/>
      </w:pPr>
      <w:r>
        <w:t xml:space="preserve">Sonya era una centroamericana, de contextura media para una mujer, de cabellos erizados y unos senos turgentes, </w:t>
      </w:r>
      <w:r w:rsidR="00E23FA5">
        <w:t>vestía</w:t>
      </w:r>
      <w:r>
        <w:t xml:space="preserve"> un pollera floreada ceñida y un escote profundo. Los recibió con una sonrisa fingida, pero dispuesta hablar.</w:t>
      </w:r>
    </w:p>
    <w:p w14:paraId="71951BFA" w14:textId="2F8C62B3" w:rsidR="00165010" w:rsidRDefault="00422D18">
      <w:pPr>
        <w:ind w:left="720"/>
        <w:rPr>
          <w:rPrChange w:id="232" w:author="Author" w:date="2024-06-26T12:40:00Z">
            <w:rPr>
              <w:sz w:val="28"/>
            </w:rPr>
          </w:rPrChange>
        </w:rPr>
      </w:pPr>
      <w:r>
        <w:t xml:space="preserve">― Cuando le pregunté </w:t>
      </w:r>
      <w:r w:rsidR="00462522">
        <w:t>por qué</w:t>
      </w:r>
      <w:r>
        <w:t xml:space="preserve"> se </w:t>
      </w:r>
      <w:r w:rsidR="00F01BE6">
        <w:t>quería</w:t>
      </w:r>
      <w:r>
        <w:t xml:space="preserve"> ir, se puso a llorar </w:t>
      </w:r>
      <w:r w:rsidR="00071913">
        <w:t xml:space="preserve">― </w:t>
      </w:r>
      <w:r>
        <w:t xml:space="preserve">Tengo </w:t>
      </w:r>
      <w:r w:rsidR="00310D7F">
        <w:t>que</w:t>
      </w:r>
      <w:r>
        <w:t xml:space="preserve"> irme, no quiero volver a verlos, dijo secándose las </w:t>
      </w:r>
      <w:r w:rsidR="00310D7F">
        <w:t>lágrimas</w:t>
      </w:r>
      <w:r>
        <w:t>.</w:t>
      </w:r>
    </w:p>
    <w:p w14:paraId="005F4CEC" w14:textId="20D5F27C" w:rsidR="00165010" w:rsidRDefault="00000000">
      <w:pPr>
        <w:ind w:left="720"/>
        <w:rPr>
          <w:rPrChange w:id="233" w:author="Author" w:date="2024-06-26T12:40:00Z">
            <w:rPr>
              <w:sz w:val="28"/>
            </w:rPr>
          </w:rPrChange>
        </w:rPr>
      </w:pPr>
      <w:r>
        <w:t xml:space="preserve">¿De quienes </w:t>
      </w:r>
      <w:r w:rsidR="00310D7F">
        <w:t>estás</w:t>
      </w:r>
      <w:r>
        <w:t xml:space="preserve"> hablando?, le indagué </w:t>
      </w:r>
      <w:r w:rsidR="00071913">
        <w:t xml:space="preserve">― </w:t>
      </w:r>
      <w:r>
        <w:t xml:space="preserve">¿Acaso es Kevin </w:t>
      </w:r>
      <w:r w:rsidR="00462522">
        <w:t>que</w:t>
      </w:r>
      <w:r>
        <w:t xml:space="preserve"> te </w:t>
      </w:r>
      <w:r w:rsidR="00310D7F">
        <w:t>sigue</w:t>
      </w:r>
      <w:r>
        <w:t xml:space="preserve"> acosando?</w:t>
      </w:r>
    </w:p>
    <w:p w14:paraId="63169A07" w14:textId="651AC19B" w:rsidR="00165010" w:rsidRDefault="00422D18">
      <w:pPr>
        <w:ind w:left="720"/>
      </w:pPr>
      <w:r>
        <w:t xml:space="preserve">― Negó con la cabeza </w:t>
      </w:r>
      <w:r w:rsidR="00071913">
        <w:t xml:space="preserve">― </w:t>
      </w:r>
      <w:r>
        <w:t xml:space="preserve">No, Kevin no tiene nada </w:t>
      </w:r>
      <w:r w:rsidR="00462522">
        <w:t>que</w:t>
      </w:r>
      <w:r>
        <w:t xml:space="preserve"> ver en todo.</w:t>
      </w:r>
    </w:p>
    <w:p w14:paraId="751FE365" w14:textId="50F57EE9" w:rsidR="00165010" w:rsidRDefault="00000000">
      <w:pPr>
        <w:ind w:left="720"/>
        <w:rPr>
          <w:rPrChange w:id="234" w:author="Author" w:date="2024-06-26T12:40:00Z">
            <w:rPr>
              <w:sz w:val="28"/>
            </w:rPr>
          </w:rPrChange>
        </w:rPr>
      </w:pPr>
      <w:r>
        <w:t xml:space="preserve"> Un par días después de nuestra charla, no la volví a ver más, pero </w:t>
      </w:r>
      <w:r w:rsidR="00E23FA5">
        <w:t>siempre</w:t>
      </w:r>
      <w:r>
        <w:t xml:space="preserve"> me </w:t>
      </w:r>
      <w:r w:rsidR="00F54961">
        <w:t>quedó</w:t>
      </w:r>
      <w:r>
        <w:t xml:space="preserve"> una duda.</w:t>
      </w:r>
    </w:p>
    <w:p w14:paraId="636394A6" w14:textId="0D53EAA9" w:rsidR="00165010" w:rsidRDefault="00422D18">
      <w:pPr>
        <w:ind w:left="720"/>
        <w:rPr>
          <w:rPrChange w:id="235" w:author="Author" w:date="2024-06-26T12:40:00Z">
            <w:rPr>
              <w:sz w:val="28"/>
            </w:rPr>
          </w:rPrChange>
        </w:rPr>
      </w:pPr>
      <w:r>
        <w:lastRenderedPageBreak/>
        <w:t xml:space="preserve">― </w:t>
      </w:r>
      <w:r w:rsidR="004172AE">
        <w:t xml:space="preserve">¿Qué </w:t>
      </w:r>
      <w:r>
        <w:t xml:space="preserve">clase dudas?, le inquirió </w:t>
      </w:r>
      <w:r w:rsidR="007D2EFA">
        <w:t>Arthur</w:t>
      </w:r>
      <w:r>
        <w:t>, arrugando la frente.</w:t>
      </w:r>
    </w:p>
    <w:p w14:paraId="7E4A80FD" w14:textId="251D44A9" w:rsidR="00165010" w:rsidRDefault="00422D18">
      <w:pPr>
        <w:ind w:left="720"/>
        <w:rPr>
          <w:rPrChange w:id="236" w:author="Author" w:date="2024-06-26T12:40:00Z">
            <w:rPr>
              <w:sz w:val="28"/>
            </w:rPr>
          </w:rPrChange>
        </w:rPr>
      </w:pPr>
      <w:r>
        <w:t xml:space="preserve">― Que la </w:t>
      </w:r>
      <w:r w:rsidR="00310D7F">
        <w:t>visitaba</w:t>
      </w:r>
      <w:r>
        <w:t xml:space="preserve"> un hombre mayor y hablaban a solas.</w:t>
      </w:r>
    </w:p>
    <w:p w14:paraId="0B435E34" w14:textId="13F3FA59" w:rsidR="00165010" w:rsidRDefault="00422D18">
      <w:pPr>
        <w:ind w:left="720"/>
        <w:rPr>
          <w:rPrChange w:id="237" w:author="Author" w:date="2024-06-26T12:40:00Z">
            <w:rPr>
              <w:sz w:val="28"/>
            </w:rPr>
          </w:rPrChange>
        </w:rPr>
      </w:pPr>
      <w:r>
        <w:t xml:space="preserve">― ¿Cuantas veces vino ese hombre hablar con </w:t>
      </w:r>
      <w:r w:rsidR="003C63D1">
        <w:t>Janica</w:t>
      </w:r>
      <w:r>
        <w:t>? preguntó Linda.</w:t>
      </w:r>
    </w:p>
    <w:p w14:paraId="3281A0C5" w14:textId="1BE11786" w:rsidR="00165010" w:rsidRDefault="00000000">
      <w:pPr>
        <w:ind w:left="720"/>
        <w:rPr>
          <w:rPrChange w:id="238" w:author="Author" w:date="2024-06-26T12:40:00Z">
            <w:rPr>
              <w:sz w:val="28"/>
            </w:rPr>
          </w:rPrChange>
        </w:rPr>
      </w:pPr>
      <w:r>
        <w:t xml:space="preserve">Sonya se tomó un tiempo para responder, mordiéndose el labio inferior </w:t>
      </w:r>
      <w:r w:rsidR="00071913">
        <w:t xml:space="preserve">― </w:t>
      </w:r>
      <w:r>
        <w:t xml:space="preserve">Creo </w:t>
      </w:r>
      <w:r w:rsidR="00462522">
        <w:t>que</w:t>
      </w:r>
      <w:r>
        <w:t xml:space="preserve"> dos veces, cuando le pregunté </w:t>
      </w:r>
      <w:r w:rsidR="00310D7F">
        <w:t>quién</w:t>
      </w:r>
      <w:r>
        <w:t xml:space="preserve"> era ese señor, me dijo </w:t>
      </w:r>
      <w:r w:rsidR="00462522">
        <w:t>que</w:t>
      </w:r>
      <w:r>
        <w:t xml:space="preserve"> lo conocía de Londres y </w:t>
      </w:r>
      <w:r w:rsidR="00462522">
        <w:t>que</w:t>
      </w:r>
      <w:r>
        <w:t xml:space="preserve"> la había ayudado cuando vino al reino unido.</w:t>
      </w:r>
    </w:p>
    <w:p w14:paraId="32018207" w14:textId="1D7BA534" w:rsidR="00165010" w:rsidRDefault="00422D18">
      <w:pPr>
        <w:ind w:left="720"/>
        <w:rPr>
          <w:rPrChange w:id="239" w:author="Author" w:date="2024-06-26T12:40:00Z">
            <w:rPr>
              <w:sz w:val="28"/>
            </w:rPr>
          </w:rPrChange>
        </w:rPr>
      </w:pPr>
      <w:r>
        <w:t xml:space="preserve">― ¿Podrías identificar a ese hombre?, le preguntó </w:t>
      </w:r>
      <w:r w:rsidR="007D2EFA">
        <w:t>Arthur</w:t>
      </w:r>
      <w:r>
        <w:t>.</w:t>
      </w:r>
    </w:p>
    <w:p w14:paraId="7EE625EC" w14:textId="20942BD3" w:rsidR="00165010" w:rsidRDefault="00422D18">
      <w:pPr>
        <w:ind w:left="720"/>
        <w:rPr>
          <w:rPrChange w:id="240" w:author="Author" w:date="2024-06-26T12:40:00Z">
            <w:rPr>
              <w:sz w:val="28"/>
            </w:rPr>
          </w:rPrChange>
        </w:rPr>
      </w:pPr>
      <w:r>
        <w:t xml:space="preserve">― Negó con la cabeza </w:t>
      </w:r>
      <w:r w:rsidR="00071913">
        <w:t xml:space="preserve">― </w:t>
      </w:r>
      <w:r>
        <w:t xml:space="preserve">Ya lo dije era un hombre mayor, </w:t>
      </w:r>
      <w:r w:rsidR="003C63D1">
        <w:t>Janica</w:t>
      </w:r>
      <w:r>
        <w:t xml:space="preserve"> nunca me lo presentó.</w:t>
      </w:r>
    </w:p>
    <w:p w14:paraId="5E49D7B4" w14:textId="088D5F26" w:rsidR="00165010" w:rsidRDefault="00422D18">
      <w:pPr>
        <w:ind w:left="720"/>
        <w:rPr>
          <w:rPrChange w:id="241" w:author="Author" w:date="2024-06-26T12:40:00Z">
            <w:rPr>
              <w:sz w:val="28"/>
            </w:rPr>
          </w:rPrChange>
        </w:rPr>
      </w:pPr>
      <w:r>
        <w:t xml:space="preserve">― ¿Algo más </w:t>
      </w:r>
      <w:r w:rsidR="00462522">
        <w:t>que</w:t>
      </w:r>
      <w:r>
        <w:t xml:space="preserve"> recuerdes de él?, le inquirió </w:t>
      </w:r>
      <w:r w:rsidR="007D2EFA">
        <w:t>Arthur</w:t>
      </w:r>
      <w:r>
        <w:t>.</w:t>
      </w:r>
    </w:p>
    <w:p w14:paraId="51E4EFBA" w14:textId="7559290A" w:rsidR="00165010" w:rsidRDefault="00000000">
      <w:pPr>
        <w:ind w:left="720"/>
        <w:rPr>
          <w:rPrChange w:id="242" w:author="Author" w:date="2024-06-26T12:40:00Z">
            <w:rPr>
              <w:sz w:val="28"/>
            </w:rPr>
          </w:rPrChange>
        </w:rPr>
      </w:pPr>
      <w:r>
        <w:t xml:space="preserve">Sonya esbozó una </w:t>
      </w:r>
      <w:r w:rsidR="004B609E">
        <w:t>expresión</w:t>
      </w:r>
      <w:r>
        <w:t xml:space="preserve"> de desagrado de disgusto </w:t>
      </w:r>
      <w:r w:rsidR="00071913">
        <w:t xml:space="preserve">― </w:t>
      </w:r>
      <w:r>
        <w:t xml:space="preserve">Recuerdo, </w:t>
      </w:r>
      <w:r w:rsidR="00462522">
        <w:t>que</w:t>
      </w:r>
      <w:r>
        <w:t xml:space="preserve"> tenía el pelo blanco, usaba lentes oscuros y </w:t>
      </w:r>
      <w:r w:rsidR="00E23FA5">
        <w:t>vestía</w:t>
      </w:r>
      <w:r>
        <w:t xml:space="preserve"> elegante.</w:t>
      </w:r>
    </w:p>
    <w:p w14:paraId="56CD9C85" w14:textId="1B04D552" w:rsidR="00165010" w:rsidRDefault="00422D18">
      <w:pPr>
        <w:ind w:left="720"/>
      </w:pPr>
      <w:r>
        <w:t xml:space="preserve">― </w:t>
      </w:r>
      <w:r w:rsidR="004172AE">
        <w:t xml:space="preserve">¿Qué </w:t>
      </w:r>
      <w:r>
        <w:t xml:space="preserve">crees </w:t>
      </w:r>
      <w:r w:rsidR="00462522">
        <w:t>que</w:t>
      </w:r>
      <w:r>
        <w:t xml:space="preserve"> lo pudo haber pasado a </w:t>
      </w:r>
      <w:r w:rsidR="003C63D1">
        <w:t>Janica</w:t>
      </w:r>
      <w:r>
        <w:t>?, le preguntó Linda.</w:t>
      </w:r>
    </w:p>
    <w:p w14:paraId="28FA6E03" w14:textId="5BA72BE4" w:rsidR="00165010" w:rsidRDefault="00000000">
      <w:pPr>
        <w:ind w:left="720"/>
        <w:rPr>
          <w:rPrChange w:id="243" w:author="Author" w:date="2024-06-26T12:40:00Z">
            <w:rPr>
              <w:sz w:val="28"/>
            </w:rPr>
          </w:rPrChange>
        </w:rPr>
      </w:pPr>
      <w:r>
        <w:t xml:space="preserve"> ― No lo </w:t>
      </w:r>
      <w:r w:rsidR="00310D7F">
        <w:t>sé</w:t>
      </w:r>
      <w:r>
        <w:t xml:space="preserve">, </w:t>
      </w:r>
      <w:r w:rsidR="00062A14">
        <w:t>sinceramente</w:t>
      </w:r>
      <w:r>
        <w:t>, no lo se.</w:t>
      </w:r>
    </w:p>
    <w:p w14:paraId="2A5B3ECF" w14:textId="5AF631AF" w:rsidR="00165010" w:rsidRDefault="00422D18">
      <w:pPr>
        <w:ind w:left="720"/>
      </w:pPr>
      <w:r>
        <w:t xml:space="preserve">― ¿En algún momento, </w:t>
      </w:r>
      <w:r w:rsidR="003C63D1">
        <w:t>Janica</w:t>
      </w:r>
      <w:r>
        <w:t xml:space="preserve"> le habló de su pasado en Polonia?. le indagó </w:t>
      </w:r>
      <w:r w:rsidR="007D2EFA">
        <w:t>Arthur</w:t>
      </w:r>
      <w:r>
        <w:t>.</w:t>
      </w:r>
    </w:p>
    <w:p w14:paraId="09855D40" w14:textId="7A3C283A" w:rsidR="00165010" w:rsidRDefault="00000000">
      <w:pPr>
        <w:ind w:left="720"/>
        <w:rPr>
          <w:rPrChange w:id="244" w:author="Author" w:date="2024-06-26T12:40:00Z">
            <w:rPr>
              <w:sz w:val="28"/>
            </w:rPr>
          </w:rPrChange>
        </w:rPr>
      </w:pPr>
      <w:r>
        <w:t xml:space="preserve"> ― Se lo pregunté un par de veces, oficial, pero </w:t>
      </w:r>
      <w:r w:rsidR="00E23FA5">
        <w:t>siempre</w:t>
      </w:r>
      <w:r>
        <w:t xml:space="preserve"> eludió hablarlo, solamente,   recuerdo el día </w:t>
      </w:r>
      <w:r w:rsidR="00462522">
        <w:t>que</w:t>
      </w:r>
      <w:r>
        <w:t xml:space="preserve"> me dijo </w:t>
      </w:r>
      <w:r w:rsidR="00462522">
        <w:t>que</w:t>
      </w:r>
      <w:r>
        <w:t xml:space="preserve"> vino al reino unido a trabajar para ayudar a su familia. </w:t>
      </w:r>
    </w:p>
    <w:p w14:paraId="5C570FC1" w14:textId="64558BEF" w:rsidR="00165010" w:rsidRDefault="00422D18">
      <w:pPr>
        <w:ind w:left="720"/>
      </w:pPr>
      <w:r>
        <w:t xml:space="preserve">― ¿Le confesó su buena o mala relación </w:t>
      </w:r>
      <w:r w:rsidR="00462522">
        <w:t>que</w:t>
      </w:r>
      <w:r>
        <w:t xml:space="preserve"> tuvo con </w:t>
      </w:r>
      <w:r w:rsidR="004B609E">
        <w:t>Kevin</w:t>
      </w:r>
      <w:r>
        <w:t xml:space="preserve"> Taylor?, le preguntó Linda.</w:t>
      </w:r>
    </w:p>
    <w:p w14:paraId="13043F19" w14:textId="5C658790" w:rsidR="00165010" w:rsidRDefault="00000000">
      <w:pPr>
        <w:ind w:left="720"/>
        <w:rPr>
          <w:rPrChange w:id="245" w:author="Author" w:date="2024-06-26T12:40:00Z">
            <w:rPr>
              <w:sz w:val="28"/>
            </w:rPr>
          </w:rPrChange>
        </w:rPr>
      </w:pPr>
      <w:r>
        <w:t xml:space="preserve">Sonya negó con la cabeza </w:t>
      </w:r>
      <w:r w:rsidR="00071913">
        <w:t xml:space="preserve">― </w:t>
      </w:r>
      <w:r>
        <w:t xml:space="preserve">Nunca lo mencionó. Cuando vino a trabajar a Golden Lace, según ella esa relación había terminado. Lo vi un par de noches aquí en la cafetería hablando con ella, pero no más </w:t>
      </w:r>
      <w:r w:rsidR="00462522">
        <w:t>que</w:t>
      </w:r>
      <w:r>
        <w:t xml:space="preserve"> eso.</w:t>
      </w:r>
    </w:p>
    <w:p w14:paraId="24F56FB6" w14:textId="4C89DBFF" w:rsidR="00165010" w:rsidRDefault="00000000">
      <w:pPr>
        <w:ind w:left="720"/>
        <w:rPr>
          <w:rPrChange w:id="246" w:author="Author" w:date="2024-06-26T12:40:00Z">
            <w:rPr>
              <w:sz w:val="28"/>
            </w:rPr>
          </w:rPrChange>
        </w:rPr>
      </w:pPr>
      <w:r>
        <w:t xml:space="preserve">A Sonya le brotaron las </w:t>
      </w:r>
      <w:r w:rsidR="00310D7F">
        <w:t>lágrimas</w:t>
      </w:r>
      <w:r>
        <w:t xml:space="preserve"> ― hizo una pausa </w:t>
      </w:r>
      <w:r w:rsidR="00071913">
        <w:t xml:space="preserve">― </w:t>
      </w:r>
      <w:r>
        <w:t xml:space="preserve">Fue horrible lo </w:t>
      </w:r>
      <w:r w:rsidR="00462522">
        <w:t>que</w:t>
      </w:r>
      <w:r>
        <w:t xml:space="preserve"> le pasó. No  merecía ese horrendo final. Era muy joven, llena de sueños y buena compañera. </w:t>
      </w:r>
    </w:p>
    <w:p w14:paraId="76CB537C" w14:textId="3877D62A" w:rsidR="00165010" w:rsidRDefault="00422D18">
      <w:pPr>
        <w:ind w:left="720"/>
        <w:rPr>
          <w:rPrChange w:id="247" w:author="Author" w:date="2024-06-26T12:40:00Z">
            <w:rPr>
              <w:sz w:val="28"/>
            </w:rPr>
          </w:rPrChange>
        </w:rPr>
      </w:pPr>
      <w:r>
        <w:t xml:space="preserve">― Una </w:t>
      </w:r>
      <w:r w:rsidR="00580552">
        <w:t>última</w:t>
      </w:r>
      <w:r>
        <w:t xml:space="preserve"> pregunta, </w:t>
      </w:r>
      <w:r w:rsidR="00D7111A">
        <w:t xml:space="preserve">¿Cuándo </w:t>
      </w:r>
      <w:r>
        <w:t>Golden Lace, cierra por las noches como se van ustedes a sus casas?, le preguntó Linda.</w:t>
      </w:r>
    </w:p>
    <w:p w14:paraId="714EA8FD" w14:textId="77777777" w:rsidR="00165010" w:rsidRDefault="00422D18">
      <w:pPr>
        <w:ind w:left="720"/>
        <w:rPr>
          <w:rPrChange w:id="248" w:author="Author" w:date="2024-06-26T12:40:00Z">
            <w:rPr>
              <w:sz w:val="28"/>
            </w:rPr>
          </w:rPrChange>
        </w:rPr>
      </w:pPr>
      <w:r>
        <w:t>― La empresa fleta una combi, oficial.</w:t>
      </w:r>
    </w:p>
    <w:p w14:paraId="71B5F64E" w14:textId="05C1A455" w:rsidR="00165010" w:rsidRDefault="00422D18">
      <w:pPr>
        <w:ind w:left="720"/>
        <w:rPr>
          <w:rPrChange w:id="249" w:author="Author" w:date="2024-06-26T12:40:00Z">
            <w:rPr>
              <w:sz w:val="28"/>
            </w:rPr>
          </w:rPrChange>
        </w:rPr>
      </w:pPr>
      <w:r>
        <w:t xml:space="preserve">― ¿Recuerda sí alguna vez a </w:t>
      </w:r>
      <w:r w:rsidR="003C63D1">
        <w:t>Janica</w:t>
      </w:r>
      <w:r>
        <w:t xml:space="preserve"> la vino a buscar otra persona</w:t>
      </w:r>
      <w:r w:rsidR="007D2EFA">
        <w:t>?</w:t>
      </w:r>
    </w:p>
    <w:p w14:paraId="6CB70D0A" w14:textId="52CFF5D2" w:rsidR="00165010" w:rsidRDefault="00422D18">
      <w:pPr>
        <w:ind w:left="720"/>
      </w:pPr>
      <w:r>
        <w:t xml:space="preserve">― Siempre fue con el grupo, no recuerdo a nadie </w:t>
      </w:r>
      <w:r w:rsidR="00462522">
        <w:t>que</w:t>
      </w:r>
      <w:r>
        <w:t xml:space="preserve"> la haya venido a buscar.</w:t>
      </w:r>
    </w:p>
    <w:p w14:paraId="457C1877" w14:textId="40EB8F84" w:rsidR="00165010" w:rsidRDefault="00422D18">
      <w:pPr>
        <w:ind w:left="720"/>
      </w:pPr>
      <w:r>
        <w:t>― ¿</w:t>
      </w:r>
      <w:r w:rsidR="00D7111A">
        <w:t>Está</w:t>
      </w:r>
      <w:r>
        <w:t xml:space="preserve"> segura?, le indagó Linda.</w:t>
      </w:r>
    </w:p>
    <w:p w14:paraId="44C3735C" w14:textId="097B44F2" w:rsidR="00165010" w:rsidRDefault="00000000">
      <w:pPr>
        <w:ind w:left="720"/>
      </w:pPr>
      <w:r>
        <w:t xml:space="preserve">Sonya la miró seria y solamente </w:t>
      </w:r>
      <w:r w:rsidR="00F54961">
        <w:t>asintió</w:t>
      </w:r>
      <w:r>
        <w:t xml:space="preserve"> con la cabeza.</w:t>
      </w:r>
    </w:p>
    <w:p w14:paraId="192D5A01" w14:textId="127A58B2" w:rsidR="00165010" w:rsidRDefault="00422D18">
      <w:pPr>
        <w:ind w:left="720"/>
      </w:pPr>
      <w:r>
        <w:t xml:space="preserve">― Gracias, Sonya por su testimonio. Si en algún momento recuerda algo vinculado a </w:t>
      </w:r>
      <w:r w:rsidR="003C63D1">
        <w:t>Janica</w:t>
      </w:r>
      <w:r>
        <w:t xml:space="preserve">, por ejemplo, a otras personas extrañas </w:t>
      </w:r>
      <w:r w:rsidR="00462522">
        <w:t>que</w:t>
      </w:r>
      <w:r>
        <w:t xml:space="preserve"> la venían haber, o algo </w:t>
      </w:r>
      <w:r w:rsidR="00462522">
        <w:t>que</w:t>
      </w:r>
      <w:r>
        <w:t xml:space="preserve"> le confesó, llámenos. Todo </w:t>
      </w:r>
      <w:r w:rsidR="00D7111A">
        <w:t>sirve</w:t>
      </w:r>
      <w:r>
        <w:t xml:space="preserve"> para la investigación, le dijo </w:t>
      </w:r>
      <w:r w:rsidR="007D2EFA">
        <w:t>Arthur</w:t>
      </w:r>
      <w:r>
        <w:t>, tendiéndole una tarjeta.</w:t>
      </w:r>
    </w:p>
    <w:p w14:paraId="6EBEAFDC" w14:textId="54F81980" w:rsidR="00954A22" w:rsidRDefault="00000000">
      <w:pPr>
        <w:ind w:left="720"/>
      </w:pPr>
      <w:r>
        <w:t xml:space="preserve">Sonya </w:t>
      </w:r>
      <w:r w:rsidR="00F54961">
        <w:t>asintió</w:t>
      </w:r>
      <w:r>
        <w:t xml:space="preserve"> con la cabeza gacha y se terminó de secar las </w:t>
      </w:r>
      <w:r w:rsidR="00310D7F">
        <w:t>lágrimas</w:t>
      </w:r>
      <w:r>
        <w:t xml:space="preserve"> con el dorso del brazo.</w:t>
      </w:r>
      <w:r w:rsidR="00954A22">
        <w:br w:type="page"/>
      </w:r>
      <w:r w:rsidR="007D2EFA">
        <w:lastRenderedPageBreak/>
        <w:t>Arthur</w:t>
      </w:r>
      <w:r>
        <w:t xml:space="preserve"> le comunicó al grupo lo sucedido ese día en Golden Lace. Y todos coincidieron </w:t>
      </w:r>
      <w:r w:rsidR="00462522">
        <w:t>que</w:t>
      </w:r>
      <w:r>
        <w:t xml:space="preserve"> había </w:t>
      </w:r>
      <w:r w:rsidR="00462522">
        <w:t>que</w:t>
      </w:r>
      <w:r>
        <w:t xml:space="preserve"> apuntar la investigación para otro lado, más allá de alguna duda razonable, sobre el extraño </w:t>
      </w:r>
      <w:r w:rsidR="00462522">
        <w:t>que</w:t>
      </w:r>
      <w:r>
        <w:t xml:space="preserve"> la venía a </w:t>
      </w:r>
      <w:r w:rsidR="00D7111A">
        <w:t>visitar</w:t>
      </w:r>
      <w:r>
        <w:t xml:space="preserve"> a la víctima.</w:t>
      </w:r>
    </w:p>
    <w:p w14:paraId="08438C69" w14:textId="0F09BA1E" w:rsidR="00165010" w:rsidRDefault="00000000">
      <w:pPr>
        <w:ind w:left="720"/>
        <w:rPr>
          <w:rPrChange w:id="250" w:author="Author" w:date="2024-06-26T12:40:00Z">
            <w:rPr>
              <w:sz w:val="28"/>
            </w:rPr>
          </w:rPrChange>
        </w:rPr>
      </w:pPr>
      <w:r>
        <w:t xml:space="preserve">James, suspiró </w:t>
      </w:r>
      <w:r w:rsidR="00071913">
        <w:t xml:space="preserve">― </w:t>
      </w:r>
      <w:r>
        <w:t xml:space="preserve">Hay muchas cosas </w:t>
      </w:r>
      <w:r w:rsidR="00462522">
        <w:t>que</w:t>
      </w:r>
      <w:r>
        <w:t xml:space="preserve"> Kevin Taylor se guarda, </w:t>
      </w:r>
      <w:r w:rsidR="00462522">
        <w:t>habría</w:t>
      </w:r>
      <w:r>
        <w:t xml:space="preserve"> </w:t>
      </w:r>
      <w:r w:rsidR="00462522">
        <w:t>que</w:t>
      </w:r>
      <w:r>
        <w:t xml:space="preserve"> </w:t>
      </w:r>
      <w:r w:rsidR="00D7111A">
        <w:t>presionarlo</w:t>
      </w:r>
      <w:r>
        <w:t xml:space="preserve"> más.</w:t>
      </w:r>
    </w:p>
    <w:p w14:paraId="226E5058" w14:textId="578CFCD3" w:rsidR="00165010" w:rsidRDefault="00422D18">
      <w:pPr>
        <w:ind w:left="720"/>
      </w:pPr>
      <w:r>
        <w:t xml:space="preserve">― Iríamos contra las reglas, contestó Grace </w:t>
      </w:r>
      <w:r w:rsidR="00071913">
        <w:t xml:space="preserve">― </w:t>
      </w:r>
      <w:r>
        <w:t xml:space="preserve">Si no aparecen prueban contundentes en su contra, en 48 horas </w:t>
      </w:r>
      <w:r w:rsidR="004B609E">
        <w:t>quedará</w:t>
      </w:r>
      <w:r>
        <w:t xml:space="preserve"> en libertad. </w:t>
      </w:r>
    </w:p>
    <w:p w14:paraId="7D0CFC48" w14:textId="5A50AE9D" w:rsidR="00165010" w:rsidRDefault="00422D18">
      <w:pPr>
        <w:ind w:left="720"/>
        <w:rPr>
          <w:rPrChange w:id="251" w:author="Author" w:date="2024-06-26T12:40:00Z">
            <w:rPr>
              <w:sz w:val="28"/>
            </w:rPr>
          </w:rPrChange>
        </w:rPr>
      </w:pPr>
      <w:r>
        <w:t xml:space="preserve">― Igualmente, nos mintió. Sabemos </w:t>
      </w:r>
      <w:r w:rsidR="00462522">
        <w:t>que</w:t>
      </w:r>
      <w:r>
        <w:t xml:space="preserve"> oculta algo </w:t>
      </w:r>
      <w:r w:rsidR="00462522">
        <w:t>que</w:t>
      </w:r>
      <w:r>
        <w:t xml:space="preserve"> puede ser la punta del ovillo para llegar a los culpables, no creo </w:t>
      </w:r>
      <w:r w:rsidR="00D7111A">
        <w:t>que</w:t>
      </w:r>
      <w:r>
        <w:t xml:space="preserve"> el haya </w:t>
      </w:r>
      <w:r w:rsidR="00F33C32">
        <w:t>sido</w:t>
      </w:r>
      <w:r>
        <w:t xml:space="preserve"> el autor del crimen, pero </w:t>
      </w:r>
      <w:r w:rsidR="00462522">
        <w:t>que</w:t>
      </w:r>
      <w:r>
        <w:t xml:space="preserve"> </w:t>
      </w:r>
      <w:r w:rsidR="00D7111A">
        <w:t>está</w:t>
      </w:r>
      <w:r>
        <w:t xml:space="preserve"> involucrado no hay la menor duda, contestó Linda.</w:t>
      </w:r>
    </w:p>
    <w:p w14:paraId="76375ED3" w14:textId="28882BA7" w:rsidR="00165010" w:rsidRDefault="00000000">
      <w:pPr>
        <w:ind w:left="720"/>
      </w:pPr>
      <w:r>
        <w:t xml:space="preserve">James miró a Joseph. Tendríamos </w:t>
      </w:r>
      <w:r w:rsidR="00462522">
        <w:t>que</w:t>
      </w:r>
      <w:r>
        <w:t xml:space="preserve"> volver a revisar las cámaras, seguramente, algo más podríamos descubrir.</w:t>
      </w:r>
    </w:p>
    <w:p w14:paraId="453DAA7B" w14:textId="4597DFC7" w:rsidR="00165010" w:rsidRDefault="00000000">
      <w:pPr>
        <w:ind w:left="720"/>
        <w:rPr>
          <w:rPrChange w:id="252" w:author="Author" w:date="2024-06-26T12:40:00Z">
            <w:rPr>
              <w:sz w:val="28"/>
            </w:rPr>
          </w:rPrChange>
        </w:rPr>
      </w:pPr>
      <w:r>
        <w:t xml:space="preserve"> El sargento se </w:t>
      </w:r>
      <w:r w:rsidR="00F54961">
        <w:t>quedó</w:t>
      </w:r>
      <w:r>
        <w:t xml:space="preserve"> pensando </w:t>
      </w:r>
      <w:r w:rsidR="00071913">
        <w:t xml:space="preserve">― </w:t>
      </w:r>
      <w:r>
        <w:t xml:space="preserve">Iremos cuadro por cuadro, </w:t>
      </w:r>
      <w:r w:rsidR="00462522">
        <w:t>porque</w:t>
      </w:r>
      <w:r>
        <w:t xml:space="preserve"> en la </w:t>
      </w:r>
      <w:r w:rsidR="00580552">
        <w:t>última</w:t>
      </w:r>
      <w:r>
        <w:t xml:space="preserve"> </w:t>
      </w:r>
      <w:r w:rsidR="00D7111A">
        <w:t>revisión</w:t>
      </w:r>
      <w:r>
        <w:t xml:space="preserve"> me </w:t>
      </w:r>
      <w:r w:rsidR="00F54961">
        <w:t>quedó</w:t>
      </w:r>
      <w:r>
        <w:t xml:space="preserve"> una duda.</w:t>
      </w:r>
    </w:p>
    <w:p w14:paraId="69C204D3" w14:textId="3EB1C9D7" w:rsidR="00165010" w:rsidRDefault="00422D18">
      <w:pPr>
        <w:ind w:left="720"/>
        <w:rPr>
          <w:rPrChange w:id="253" w:author="Author" w:date="2024-06-26T12:40:00Z">
            <w:rPr>
              <w:sz w:val="28"/>
            </w:rPr>
          </w:rPrChange>
        </w:rPr>
      </w:pPr>
      <w:r>
        <w:t xml:space="preserve">― </w:t>
      </w:r>
      <w:r w:rsidR="004172AE">
        <w:t xml:space="preserve">¿Qué </w:t>
      </w:r>
      <w:r>
        <w:t xml:space="preserve">clase de dudas?, le preguntó </w:t>
      </w:r>
      <w:r w:rsidR="007D2EFA">
        <w:t>Arthur</w:t>
      </w:r>
      <w:r>
        <w:t>, arrugando la frente.</w:t>
      </w:r>
    </w:p>
    <w:p w14:paraId="5340122E" w14:textId="01EDB40E" w:rsidR="00165010" w:rsidRDefault="00422D18">
      <w:pPr>
        <w:ind w:left="720"/>
        <w:rPr>
          <w:rPrChange w:id="254" w:author="Author" w:date="2024-06-26T12:40:00Z">
            <w:rPr>
              <w:sz w:val="28"/>
            </w:rPr>
          </w:rPrChange>
        </w:rPr>
      </w:pPr>
      <w:r>
        <w:t xml:space="preserve">― Es una sombra entre los </w:t>
      </w:r>
      <w:r w:rsidR="00D7111A">
        <w:t>árboles</w:t>
      </w:r>
      <w:r>
        <w:t xml:space="preserve"> </w:t>
      </w:r>
      <w:r w:rsidR="00462522">
        <w:t>que</w:t>
      </w:r>
      <w:r>
        <w:t xml:space="preserve"> pude llegar hacer un automóvil camuflado.</w:t>
      </w:r>
    </w:p>
    <w:p w14:paraId="5C064E65" w14:textId="1AD04D95" w:rsidR="00165010" w:rsidRDefault="00000000">
      <w:pPr>
        <w:ind w:left="720"/>
      </w:pPr>
      <w:r>
        <w:t xml:space="preserve">Entonces, volvieron a revisar la cámara, le contestó </w:t>
      </w:r>
      <w:r w:rsidR="007D2EFA">
        <w:t>Arthur</w:t>
      </w:r>
      <w:r>
        <w:t>, mientras, Joseph abría el archivo.</w:t>
      </w:r>
    </w:p>
    <w:p w14:paraId="78FA50CE" w14:textId="77777777" w:rsidR="00165010" w:rsidRDefault="00422D18">
      <w:pPr>
        <w:ind w:left="720"/>
      </w:pPr>
      <w:r>
        <w:t>― Aumenta la imagen para enmarcar la vista, le ordenó James.</w:t>
      </w:r>
    </w:p>
    <w:p w14:paraId="35FAE00E" w14:textId="77777777" w:rsidR="00165010" w:rsidRDefault="00422D18">
      <w:pPr>
        <w:ind w:left="720"/>
      </w:pPr>
      <w:r>
        <w:t>― Si, de acuerdo, jefe, contesto Joseph.</w:t>
      </w:r>
    </w:p>
    <w:p w14:paraId="74723E3E" w14:textId="70594A16" w:rsidR="00165010" w:rsidRPr="008721C4" w:rsidRDefault="00422D18">
      <w:pPr>
        <w:ind w:left="720"/>
      </w:pPr>
      <w:r>
        <w:t xml:space="preserve">― Ahí, Ahí, </w:t>
      </w:r>
      <w:r w:rsidR="00D7111A">
        <w:t>está</w:t>
      </w:r>
      <w:r>
        <w:t xml:space="preserve"> la sombra de la </w:t>
      </w:r>
      <w:r w:rsidR="00462522">
        <w:t>que</w:t>
      </w:r>
      <w:r>
        <w:t xml:space="preserve"> les hablé.</w:t>
      </w:r>
    </w:p>
    <w:p w14:paraId="5DCAC376" w14:textId="442D5994" w:rsidR="00165010" w:rsidRPr="008721C4" w:rsidRDefault="00422D18">
      <w:pPr>
        <w:ind w:left="720"/>
      </w:pPr>
      <w:r>
        <w:t xml:space="preserve">― ¿A </w:t>
      </w:r>
      <w:r w:rsidR="00D7111A">
        <w:t>cuántos</w:t>
      </w:r>
      <w:r>
        <w:t xml:space="preserve"> metros aproximado estaría de la estatua?, preguntó Grace.</w:t>
      </w:r>
    </w:p>
    <w:p w14:paraId="46B97848" w14:textId="312564E2" w:rsidR="00165010" w:rsidRDefault="00000000">
      <w:pPr>
        <w:ind w:left="720"/>
        <w:rPr>
          <w:rPrChange w:id="255" w:author="Author" w:date="2024-06-26T12:40:00Z">
            <w:rPr>
              <w:sz w:val="28"/>
            </w:rPr>
          </w:rPrChange>
        </w:rPr>
      </w:pPr>
      <w:r>
        <w:t xml:space="preserve">Joseph contuvo el aliento y expreso </w:t>
      </w:r>
      <w:r w:rsidR="00071913">
        <w:t xml:space="preserve">― </w:t>
      </w:r>
      <w:r>
        <w:t>A mitad de camino de la cafetería, seguramente.</w:t>
      </w:r>
    </w:p>
    <w:p w14:paraId="54484A02" w14:textId="75D78CC8" w:rsidR="00165010" w:rsidRDefault="00422D18">
      <w:pPr>
        <w:ind w:left="720"/>
        <w:rPr>
          <w:rPrChange w:id="256" w:author="Author" w:date="2024-06-26T12:40:00Z">
            <w:rPr>
              <w:sz w:val="28"/>
            </w:rPr>
          </w:rPrChange>
        </w:rPr>
      </w:pPr>
      <w:r>
        <w:t xml:space="preserve">― De ser así, acercaron el auto todo lo </w:t>
      </w:r>
      <w:r w:rsidR="00D7111A">
        <w:t>que</w:t>
      </w:r>
      <w:r>
        <w:t xml:space="preserve"> pudieron hacia el río, bajaron la cabeza y la </w:t>
      </w:r>
      <w:r w:rsidR="00D7111A">
        <w:t>depositaron</w:t>
      </w:r>
      <w:r>
        <w:t xml:space="preserve"> en el bote, cerró Grace.</w:t>
      </w:r>
    </w:p>
    <w:p w14:paraId="744BFF1F" w14:textId="3152F95E" w:rsidR="00165010" w:rsidRDefault="00422D18">
      <w:pPr>
        <w:ind w:left="720"/>
        <w:rPr>
          <w:rPrChange w:id="257" w:author="Author" w:date="2024-06-26T12:40:00Z">
            <w:rPr>
              <w:sz w:val="28"/>
            </w:rPr>
          </w:rPrChange>
        </w:rPr>
      </w:pPr>
      <w:r>
        <w:t xml:space="preserve">― Es </w:t>
      </w:r>
      <w:r w:rsidR="00DE0E40">
        <w:t>imposible</w:t>
      </w:r>
      <w:r>
        <w:t xml:space="preserve"> </w:t>
      </w:r>
      <w:r w:rsidR="00462522">
        <w:t>que</w:t>
      </w:r>
      <w:r>
        <w:t xml:space="preserve"> de la cafetería no hayan visto pasar el automóvil y entrar en el follaje, aclaró James.</w:t>
      </w:r>
    </w:p>
    <w:p w14:paraId="228744A5" w14:textId="31E3E3F6" w:rsidR="00165010" w:rsidRDefault="00422D18">
      <w:pPr>
        <w:ind w:left="720"/>
        <w:rPr>
          <w:rPrChange w:id="258" w:author="Author" w:date="2024-06-26T12:40:00Z">
            <w:rPr>
              <w:sz w:val="28"/>
            </w:rPr>
          </w:rPrChange>
        </w:rPr>
      </w:pPr>
      <w:r>
        <w:t xml:space="preserve">― No sólo eso. Volvió a pasar marcha atrás por la cafetería hasta </w:t>
      </w:r>
      <w:r w:rsidR="00462522">
        <w:t>que</w:t>
      </w:r>
      <w:r>
        <w:t xml:space="preserve"> encontró el camino de salida, dijo Linda.</w:t>
      </w:r>
    </w:p>
    <w:p w14:paraId="3A613580" w14:textId="2722661F" w:rsidR="00165010" w:rsidRDefault="00000000">
      <w:pPr>
        <w:ind w:left="720"/>
        <w:rPr>
          <w:rPrChange w:id="259" w:author="Author" w:date="2024-06-26T12:40:00Z">
            <w:rPr>
              <w:sz w:val="28"/>
            </w:rPr>
          </w:rPrChange>
        </w:rPr>
      </w:pPr>
      <w:r>
        <w:t xml:space="preserve">Las imagines no eran para nada claras en esa mañana lluviosa y con neblina, pero los dichos de Joseph coincidían </w:t>
      </w:r>
      <w:r w:rsidR="00462522">
        <w:t>que</w:t>
      </w:r>
      <w:r>
        <w:t xml:space="preserve"> entre los </w:t>
      </w:r>
      <w:r w:rsidR="00D7111A">
        <w:t>árboles</w:t>
      </w:r>
      <w:r>
        <w:t xml:space="preserve"> había una sombra </w:t>
      </w:r>
      <w:r w:rsidR="00462522">
        <w:t>que</w:t>
      </w:r>
      <w:r>
        <w:t xml:space="preserve"> no dejaban ver el más allá.</w:t>
      </w:r>
    </w:p>
    <w:p w14:paraId="3E4E34E2" w14:textId="3538889B" w:rsidR="00165010" w:rsidRDefault="00000000">
      <w:pPr>
        <w:ind w:left="720"/>
        <w:rPr>
          <w:rPrChange w:id="260" w:author="Author" w:date="2024-06-26T12:40:00Z">
            <w:rPr>
              <w:sz w:val="28"/>
            </w:rPr>
          </w:rPrChange>
        </w:rPr>
      </w:pPr>
      <w:r>
        <w:t xml:space="preserve">De repente, James se levantó de la </w:t>
      </w:r>
      <w:r w:rsidR="004B609E">
        <w:t>silla</w:t>
      </w:r>
      <w:r>
        <w:t xml:space="preserve">, y sugirió </w:t>
      </w:r>
      <w:r w:rsidR="00071913">
        <w:t xml:space="preserve">― </w:t>
      </w:r>
      <w:r>
        <w:t>Volvamos al ri</w:t>
      </w:r>
      <w:r w:rsidR="00A64504">
        <w:t>o</w:t>
      </w:r>
      <w:r>
        <w:t xml:space="preserve">, donde </w:t>
      </w:r>
      <w:r w:rsidR="00A6292A">
        <w:t>está</w:t>
      </w:r>
      <w:r>
        <w:t xml:space="preserve"> la estatua. Tengo una corazonada.</w:t>
      </w:r>
    </w:p>
    <w:p w14:paraId="594FA395" w14:textId="260E3F8B" w:rsidR="00165010" w:rsidRDefault="00000000">
      <w:pPr>
        <w:ind w:left="720"/>
        <w:rPr>
          <w:rPrChange w:id="261" w:author="Author" w:date="2024-06-26T12:40:00Z">
            <w:rPr>
              <w:sz w:val="28"/>
            </w:rPr>
          </w:rPrChange>
        </w:rPr>
      </w:pPr>
      <w:r>
        <w:t xml:space="preserve">Dejaron los autos en la cafetería y caminaron por un sendero estrecho </w:t>
      </w:r>
      <w:r w:rsidR="00462522">
        <w:t>que</w:t>
      </w:r>
      <w:r>
        <w:t xml:space="preserve"> se alejaba del sol y se internaba en el monte rumbo hacía la supuesta sombra </w:t>
      </w:r>
      <w:r w:rsidR="00462522">
        <w:t>que</w:t>
      </w:r>
      <w:r>
        <w:t xml:space="preserve"> las cámaras habían señalado.</w:t>
      </w:r>
    </w:p>
    <w:p w14:paraId="5F437108" w14:textId="4F60ECF2" w:rsidR="00165010" w:rsidRDefault="00000000">
      <w:pPr>
        <w:ind w:left="720"/>
        <w:rPr>
          <w:rPrChange w:id="262" w:author="Author" w:date="2024-06-26T12:40:00Z">
            <w:rPr>
              <w:sz w:val="28"/>
            </w:rPr>
          </w:rPrChange>
        </w:rPr>
      </w:pPr>
      <w:r>
        <w:t xml:space="preserve">De repente, Miller señaló el piso </w:t>
      </w:r>
      <w:r w:rsidR="00071913">
        <w:t xml:space="preserve">― </w:t>
      </w:r>
      <w:r>
        <w:t>Miren el suelo en este sector hay huellas de un  vehículo en la gramilla.</w:t>
      </w:r>
    </w:p>
    <w:p w14:paraId="39541AF2" w14:textId="3C59AAA3" w:rsidR="00165010" w:rsidRDefault="00000000">
      <w:pPr>
        <w:ind w:left="720"/>
        <w:rPr>
          <w:rPrChange w:id="263" w:author="Author" w:date="2024-06-26T12:40:00Z">
            <w:rPr>
              <w:sz w:val="28"/>
            </w:rPr>
          </w:rPrChange>
        </w:rPr>
      </w:pPr>
      <w:r>
        <w:t xml:space="preserve">Grace </w:t>
      </w:r>
      <w:r w:rsidR="006D5D58">
        <w:t>toqueteó</w:t>
      </w:r>
      <w:r>
        <w:t xml:space="preserve"> el pasto con el dedo</w:t>
      </w:r>
      <w:r w:rsidR="00071913">
        <w:t xml:space="preserve">― </w:t>
      </w:r>
      <w:r>
        <w:t xml:space="preserve">Es verdad. </w:t>
      </w:r>
    </w:p>
    <w:p w14:paraId="6A9A83FD" w14:textId="77777777" w:rsidR="00165010" w:rsidRDefault="00000000">
      <w:pPr>
        <w:ind w:left="720"/>
        <w:rPr>
          <w:rPrChange w:id="264" w:author="Author" w:date="2024-06-26T12:40:00Z">
            <w:rPr>
              <w:sz w:val="28"/>
            </w:rPr>
          </w:rPrChange>
        </w:rPr>
      </w:pPr>
      <w:r>
        <w:t xml:space="preserve"> El pasto estaba aplastado y un colchón de hojas marchitas sueltas.</w:t>
      </w:r>
    </w:p>
    <w:p w14:paraId="44C66517" w14:textId="5910CDA0" w:rsidR="00165010" w:rsidRDefault="00422D18">
      <w:pPr>
        <w:ind w:left="720"/>
      </w:pPr>
      <w:r>
        <w:t xml:space="preserve">― Aquí, gritó James </w:t>
      </w:r>
      <w:r w:rsidR="00071913">
        <w:t xml:space="preserve">― </w:t>
      </w:r>
      <w:r>
        <w:t xml:space="preserve">Aquí estuvo parado un automóvil, observen las huellas </w:t>
      </w:r>
      <w:r w:rsidR="00462522">
        <w:t>que</w:t>
      </w:r>
      <w:r>
        <w:t xml:space="preserve"> dejó…, Bien hecho, sargento.</w:t>
      </w:r>
    </w:p>
    <w:p w14:paraId="0A20F794" w14:textId="6010B8EA" w:rsidR="00165010" w:rsidRDefault="00422D18">
      <w:pPr>
        <w:ind w:left="720"/>
        <w:rPr>
          <w:rPrChange w:id="265" w:author="Author" w:date="2024-06-26T12:40:00Z">
            <w:rPr>
              <w:sz w:val="28"/>
            </w:rPr>
          </w:rPrChange>
        </w:rPr>
      </w:pPr>
      <w:r>
        <w:t xml:space="preserve">― </w:t>
      </w:r>
      <w:r w:rsidR="006D5D58">
        <w:t>Aunque</w:t>
      </w:r>
      <w:r>
        <w:t xml:space="preserve"> borrosas, todavía se divisan las marcas de las cubiertas, dijo Grace, tocando el piso húmedo.</w:t>
      </w:r>
    </w:p>
    <w:p w14:paraId="2DC6A289" w14:textId="39235DBF" w:rsidR="00165010" w:rsidRDefault="00422D18">
      <w:pPr>
        <w:ind w:left="720"/>
      </w:pPr>
      <w:r>
        <w:t xml:space="preserve">― Joseph, llama a la policía </w:t>
      </w:r>
      <w:r w:rsidR="00E23FA5">
        <w:t>científica</w:t>
      </w:r>
      <w:r>
        <w:t xml:space="preserve"> para </w:t>
      </w:r>
      <w:r w:rsidR="00462522">
        <w:t>que</w:t>
      </w:r>
      <w:r>
        <w:t xml:space="preserve"> tomen rastros e </w:t>
      </w:r>
      <w:r w:rsidR="006D5D58">
        <w:t>identifiquen</w:t>
      </w:r>
      <w:r>
        <w:t xml:space="preserve"> la marca de las cubiertas, ordenó James, y agregó </w:t>
      </w:r>
      <w:r w:rsidR="00071913">
        <w:t xml:space="preserve">― </w:t>
      </w:r>
      <w:r>
        <w:t xml:space="preserve">¿El coche de Taylor, </w:t>
      </w:r>
      <w:r w:rsidR="006D5D58">
        <w:t>sigue</w:t>
      </w:r>
      <w:r>
        <w:t xml:space="preserve"> estacionado en la estación policial?, preguntó al grupo.</w:t>
      </w:r>
    </w:p>
    <w:p w14:paraId="38563D55" w14:textId="76A2C591" w:rsidR="00165010" w:rsidRDefault="00422D18">
      <w:pPr>
        <w:ind w:left="720"/>
        <w:rPr>
          <w:rPrChange w:id="266" w:author="Author" w:date="2024-06-26T12:40:00Z">
            <w:rPr>
              <w:sz w:val="28"/>
            </w:rPr>
          </w:rPrChange>
        </w:rPr>
      </w:pPr>
      <w:r>
        <w:t xml:space="preserve">― Si, por supuesto, mientras este demorado seguirá ahí, contestó </w:t>
      </w:r>
      <w:r w:rsidR="007D2EFA">
        <w:t>Arthur</w:t>
      </w:r>
      <w:r>
        <w:t>.</w:t>
      </w:r>
    </w:p>
    <w:p w14:paraId="5F7BBE5E" w14:textId="06C3CC20" w:rsidR="00165010" w:rsidRDefault="00422D18">
      <w:pPr>
        <w:ind w:left="720"/>
      </w:pPr>
      <w:r>
        <w:lastRenderedPageBreak/>
        <w:t xml:space="preserve">― Bien, haremos cotejar estas huellas con los dibujos de las cubiertas del coche de Kevin Taylor, Seguramente, habrá muchos coches con estos dibujos, pero sí coinciden no deja de ser </w:t>
      </w:r>
      <w:r w:rsidR="006D5D58">
        <w:t>positivo</w:t>
      </w:r>
      <w:r>
        <w:t xml:space="preserve"> para incriminarlo y demorar su libertad, dijo James, observando la costanera y usando la mano como visera.</w:t>
      </w:r>
    </w:p>
    <w:p w14:paraId="68A052C8" w14:textId="68AB6C88" w:rsidR="00283026" w:rsidRDefault="00000000">
      <w:pPr>
        <w:ind w:left="720"/>
      </w:pPr>
      <w:r>
        <w:t xml:space="preserve"> </w:t>
      </w:r>
      <w:r w:rsidR="00283026">
        <w:br w:type="page"/>
      </w:r>
      <w:r>
        <w:lastRenderedPageBreak/>
        <w:t xml:space="preserve">24 horas después, la policía </w:t>
      </w:r>
      <w:r w:rsidR="00E23FA5">
        <w:t>científica</w:t>
      </w:r>
      <w:r>
        <w:t xml:space="preserve"> mandó el informe </w:t>
      </w:r>
      <w:r w:rsidR="00462522">
        <w:t>que</w:t>
      </w:r>
      <w:r>
        <w:t xml:space="preserve"> James después de leerlo lo arrojó molesto sobre el escritorio </w:t>
      </w:r>
      <w:r w:rsidR="00071913">
        <w:t xml:space="preserve">― </w:t>
      </w:r>
      <w:r>
        <w:t xml:space="preserve">Las huellas del auto de Kevin Taylor no coinciden con las </w:t>
      </w:r>
      <w:r w:rsidR="00462522">
        <w:t>que</w:t>
      </w:r>
      <w:r>
        <w:t xml:space="preserve"> tomamos en el monte. Queda descartado </w:t>
      </w:r>
      <w:r w:rsidR="00462522">
        <w:t>que</w:t>
      </w:r>
      <w:r>
        <w:t xml:space="preserve"> no era su auto el </w:t>
      </w:r>
      <w:r w:rsidR="00462522">
        <w:t>que</w:t>
      </w:r>
      <w:r>
        <w:t xml:space="preserve"> tuvo ese día. De cualquier manera en el informe figuran varias marcas de auto con el mismo dibujo de cubiertas. Y hay algo más, En el departamento de </w:t>
      </w:r>
      <w:r w:rsidR="003C63D1">
        <w:t>Janica</w:t>
      </w:r>
      <w:r>
        <w:t xml:space="preserve"> </w:t>
      </w:r>
      <w:r w:rsidR="003C63D1">
        <w:t>Novak</w:t>
      </w:r>
      <w:r>
        <w:t xml:space="preserve"> la policía </w:t>
      </w:r>
      <w:r w:rsidR="00E23FA5">
        <w:t>científica</w:t>
      </w:r>
      <w:r>
        <w:t xml:space="preserve"> no encontró huellas dactilares, sólo lo de la sangre, los secuestradores se tomaron el trabajo de borrarlas. </w:t>
      </w:r>
    </w:p>
    <w:p w14:paraId="2FA82C02" w14:textId="77777777" w:rsidR="00165010" w:rsidRDefault="00422D18">
      <w:pPr>
        <w:ind w:left="720"/>
        <w:rPr>
          <w:rPrChange w:id="267" w:author="Author" w:date="2024-06-26T12:40:00Z">
            <w:rPr>
              <w:sz w:val="28"/>
            </w:rPr>
          </w:rPrChange>
        </w:rPr>
      </w:pPr>
      <w:r>
        <w:t>― Es para tenerlo en cuenta, dijo Grace, con los brazos cruzados y con un tono nada convencida por el resultado.</w:t>
      </w:r>
    </w:p>
    <w:p w14:paraId="61AD0D82" w14:textId="6B2162FF" w:rsidR="00165010" w:rsidRDefault="00422D18">
      <w:pPr>
        <w:ind w:left="720"/>
        <w:rPr>
          <w:rPrChange w:id="268" w:author="Author" w:date="2024-06-26T12:40:00Z">
            <w:rPr>
              <w:sz w:val="28"/>
            </w:rPr>
          </w:rPrChange>
        </w:rPr>
      </w:pPr>
      <w:r>
        <w:t xml:space="preserve">― Hablaré con el comisario Fischer, para </w:t>
      </w:r>
      <w:r w:rsidR="00462522">
        <w:t>que</w:t>
      </w:r>
      <w:r>
        <w:t xml:space="preserve"> libere por falta de </w:t>
      </w:r>
      <w:r w:rsidR="00426B62">
        <w:t>mérito</w:t>
      </w:r>
      <w:r>
        <w:t xml:space="preserve"> a Kevin Taylor, antes </w:t>
      </w:r>
      <w:r w:rsidR="00426B62">
        <w:t>que</w:t>
      </w:r>
      <w:r>
        <w:t xml:space="preserve"> entremos en </w:t>
      </w:r>
      <w:r w:rsidR="00E23FA5">
        <w:t>problemas</w:t>
      </w:r>
      <w:r>
        <w:t xml:space="preserve">, advirtió </w:t>
      </w:r>
      <w:r w:rsidR="007D2EFA">
        <w:t>Arthur</w:t>
      </w:r>
      <w:r>
        <w:t xml:space="preserve">, ante el </w:t>
      </w:r>
      <w:r w:rsidR="00E23FA5">
        <w:t>silencio</w:t>
      </w:r>
      <w:r>
        <w:t xml:space="preserve"> de sus compañeros.</w:t>
      </w:r>
    </w:p>
    <w:p w14:paraId="46EC2AB0" w14:textId="75D1CBA4" w:rsidR="00165010" w:rsidRDefault="00422D18">
      <w:pPr>
        <w:ind w:left="720"/>
        <w:rPr>
          <w:rPrChange w:id="269" w:author="Author" w:date="2024-06-26T12:40:00Z">
            <w:rPr>
              <w:sz w:val="28"/>
            </w:rPr>
          </w:rPrChange>
        </w:rPr>
      </w:pPr>
      <w:r>
        <w:t xml:space="preserve">― A </w:t>
      </w:r>
      <w:r w:rsidR="005C142E">
        <w:t>propósito</w:t>
      </w:r>
      <w:r>
        <w:t xml:space="preserve"> del comisario Fischer, </w:t>
      </w:r>
      <w:r w:rsidR="00426B62">
        <w:t>prosiguió</w:t>
      </w:r>
      <w:r>
        <w:t xml:space="preserve"> </w:t>
      </w:r>
      <w:r w:rsidR="007D2EFA">
        <w:t>Arthur</w:t>
      </w:r>
      <w:r>
        <w:t xml:space="preserve"> </w:t>
      </w:r>
      <w:r w:rsidR="00071913">
        <w:t xml:space="preserve">― </w:t>
      </w:r>
      <w:r>
        <w:t xml:space="preserve">Me sugirió </w:t>
      </w:r>
      <w:r w:rsidR="00462522">
        <w:t>que</w:t>
      </w:r>
      <w:r>
        <w:t xml:space="preserve"> como este caso va para largo tenemos </w:t>
      </w:r>
      <w:r w:rsidR="00462522">
        <w:t>que</w:t>
      </w:r>
      <w:r>
        <w:t xml:space="preserve"> elegir un líder entre nosotros, para unificar todos los procedimientos </w:t>
      </w:r>
      <w:r w:rsidR="00462522">
        <w:t>que</w:t>
      </w:r>
      <w:r>
        <w:t xml:space="preserve"> realizamos.</w:t>
      </w:r>
    </w:p>
    <w:p w14:paraId="6D2E8271" w14:textId="36CD882E" w:rsidR="00165010" w:rsidRDefault="00422D18">
      <w:pPr>
        <w:ind w:left="720"/>
        <w:rPr>
          <w:rPrChange w:id="270" w:author="Author" w:date="2024-06-26T12:40:00Z">
            <w:rPr>
              <w:sz w:val="28"/>
            </w:rPr>
          </w:rPrChange>
        </w:rPr>
      </w:pPr>
      <w:r>
        <w:t xml:space="preserve">― Yo paso, mi jefe es Grace, se </w:t>
      </w:r>
      <w:r w:rsidR="00426B62">
        <w:t>sinceró</w:t>
      </w:r>
      <w:r>
        <w:t xml:space="preserve"> James.</w:t>
      </w:r>
    </w:p>
    <w:p w14:paraId="2C4F2775" w14:textId="19AEDEE7" w:rsidR="00165010" w:rsidRDefault="00422D18">
      <w:pPr>
        <w:ind w:left="720"/>
        <w:rPr>
          <w:rPrChange w:id="271" w:author="Author" w:date="2024-06-26T12:40:00Z">
            <w:rPr>
              <w:sz w:val="28"/>
            </w:rPr>
          </w:rPrChange>
        </w:rPr>
      </w:pPr>
      <w:r>
        <w:t xml:space="preserve">― En los papeles puede ser, pero no en la realidad, eres y </w:t>
      </w:r>
      <w:r w:rsidR="00426B62">
        <w:t>serás</w:t>
      </w:r>
      <w:r>
        <w:t xml:space="preserve"> mi jefe, le contestó Grace, tomándolo de un brazo.</w:t>
      </w:r>
    </w:p>
    <w:p w14:paraId="73A97776" w14:textId="67561572" w:rsidR="00165010" w:rsidRDefault="00000000">
      <w:pPr>
        <w:ind w:left="720"/>
        <w:rPr>
          <w:rPrChange w:id="272" w:author="Author" w:date="2024-06-26T12:40:00Z">
            <w:rPr>
              <w:sz w:val="28"/>
            </w:rPr>
          </w:rPrChange>
        </w:rPr>
      </w:pPr>
      <w:r>
        <w:t xml:space="preserve">James negó con la cabeza cuando interrumpió Linda </w:t>
      </w:r>
      <w:r w:rsidR="00071913">
        <w:t xml:space="preserve">― </w:t>
      </w:r>
      <w:r>
        <w:t>Propongo una votación.</w:t>
      </w:r>
    </w:p>
    <w:p w14:paraId="4758E067" w14:textId="77777777" w:rsidR="00165010" w:rsidRDefault="00000000">
      <w:pPr>
        <w:ind w:left="720"/>
        <w:rPr>
          <w:rPrChange w:id="273" w:author="Author" w:date="2024-06-26T12:40:00Z">
            <w:rPr>
              <w:sz w:val="28"/>
            </w:rPr>
          </w:rPrChange>
        </w:rPr>
      </w:pPr>
      <w:r>
        <w:t xml:space="preserve"> Intercambiaron una mirada con un gesto de aprobación.</w:t>
      </w:r>
    </w:p>
    <w:p w14:paraId="37A5B70B" w14:textId="452ACAB2" w:rsidR="00165010" w:rsidRDefault="00000000">
      <w:pPr>
        <w:ind w:left="720"/>
        <w:rPr>
          <w:rPrChange w:id="274" w:author="Author" w:date="2024-06-26T12:40:00Z">
            <w:rPr>
              <w:sz w:val="28"/>
            </w:rPr>
          </w:rPrChange>
        </w:rPr>
      </w:pPr>
      <w:r>
        <w:t xml:space="preserve">De los cinco votos, tres fueron para James, uno para Grace y el restante para </w:t>
      </w:r>
      <w:r w:rsidR="007D2EFA">
        <w:t>Arthur</w:t>
      </w:r>
      <w:r>
        <w:t xml:space="preserve">. </w:t>
      </w:r>
      <w:r w:rsidR="00426B62">
        <w:t>Aunque</w:t>
      </w:r>
      <w:r>
        <w:t xml:space="preserve"> Linda votó por </w:t>
      </w:r>
      <w:r w:rsidR="007D2EFA">
        <w:t>Arthur</w:t>
      </w:r>
      <w:r>
        <w:t xml:space="preserve">, no le cayó mal la </w:t>
      </w:r>
      <w:r w:rsidR="00426B62">
        <w:t>designación</w:t>
      </w:r>
      <w:r>
        <w:t xml:space="preserve"> </w:t>
      </w:r>
      <w:r w:rsidR="00071913">
        <w:t xml:space="preserve">― </w:t>
      </w:r>
      <w:r>
        <w:t xml:space="preserve">James es un buen referente, más allá </w:t>
      </w:r>
      <w:r w:rsidR="00462522">
        <w:t>que</w:t>
      </w:r>
      <w:r>
        <w:t xml:space="preserve"> por momentos estoy pensando mucho en </w:t>
      </w:r>
      <w:r w:rsidR="00426B62">
        <w:t>él</w:t>
      </w:r>
      <w:r>
        <w:t>, se dijo, con una sonrisa cómplice.</w:t>
      </w:r>
    </w:p>
    <w:p w14:paraId="2E421653" w14:textId="5121C159" w:rsidR="00852C1B" w:rsidRDefault="00000000">
      <w:pPr>
        <w:ind w:left="720"/>
      </w:pPr>
      <w:r>
        <w:t xml:space="preserve"> Esa tarde noche, James tuvo </w:t>
      </w:r>
      <w:r w:rsidR="00426B62">
        <w:t>que</w:t>
      </w:r>
      <w:r>
        <w:t xml:space="preserve"> pagar dos vueltas de cerveza y soportar algunas palmadas exageradas.</w:t>
      </w:r>
      <w:r w:rsidR="00852C1B">
        <w:br w:type="page"/>
      </w:r>
      <w:r>
        <w:lastRenderedPageBreak/>
        <w:t xml:space="preserve">Camino a su casa </w:t>
      </w:r>
      <w:r w:rsidR="007D2EFA">
        <w:t>Arthur</w:t>
      </w:r>
      <w:r>
        <w:t xml:space="preserve"> recordó a </w:t>
      </w:r>
      <w:r w:rsidR="00E76A82">
        <w:t>Sophie</w:t>
      </w:r>
      <w:r>
        <w:t xml:space="preserve">, </w:t>
      </w:r>
      <w:r w:rsidR="00462522">
        <w:t>que</w:t>
      </w:r>
      <w:r>
        <w:t xml:space="preserve"> se ven los fines de semana por la lejanía de la </w:t>
      </w:r>
      <w:r w:rsidR="007C0065">
        <w:t>residencia</w:t>
      </w:r>
      <w:r>
        <w:t xml:space="preserve"> y en parte por</w:t>
      </w:r>
      <w:r w:rsidR="00462522">
        <w:t>que</w:t>
      </w:r>
      <w:r>
        <w:t xml:space="preserve"> ella es docente en su mismo pueblo. Se habían conocido cuando </w:t>
      </w:r>
      <w:r w:rsidR="007D2EFA">
        <w:t>Arthur</w:t>
      </w:r>
      <w:r>
        <w:t xml:space="preserve"> y Linda fueron invitados por la escuela a dar una charla sobre drogas en menores y su posterior efecto. </w:t>
      </w:r>
    </w:p>
    <w:p w14:paraId="307AE268" w14:textId="755E067D" w:rsidR="00165010" w:rsidRDefault="00000000">
      <w:pPr>
        <w:ind w:left="720"/>
      </w:pPr>
      <w:r>
        <w:t xml:space="preserve"> ― Estamos bien, </w:t>
      </w:r>
      <w:r w:rsidR="004B609E">
        <w:t>aunque</w:t>
      </w:r>
      <w:r>
        <w:t xml:space="preserve"> hay días </w:t>
      </w:r>
      <w:r w:rsidR="00462522">
        <w:t>que</w:t>
      </w:r>
      <w:r>
        <w:t xml:space="preserve"> la extraño horrores, se dijo </w:t>
      </w:r>
      <w:r w:rsidR="007D2EFA">
        <w:t>Arthur</w:t>
      </w:r>
      <w:r>
        <w:t xml:space="preserve">, recordando su figura esbelta, sus negros ojos grandes y redondos y un cabello lizo hasta la cintura, </w:t>
      </w:r>
    </w:p>
    <w:p w14:paraId="061EFBFC" w14:textId="4BF74391" w:rsidR="00283026" w:rsidRDefault="00E76A82">
      <w:pPr>
        <w:ind w:left="720"/>
      </w:pPr>
      <w:r>
        <w:t>Sophie</w:t>
      </w:r>
      <w:r w:rsidR="00000000">
        <w:t xml:space="preserve">, había </w:t>
      </w:r>
      <w:r w:rsidR="00F01BE6">
        <w:t>quedado</w:t>
      </w:r>
      <w:r w:rsidR="00000000">
        <w:t xml:space="preserve"> viuda muy joven, con un hijo de cuatro años, </w:t>
      </w:r>
      <w:r w:rsidR="00462522">
        <w:t>que</w:t>
      </w:r>
      <w:r w:rsidR="00000000">
        <w:t xml:space="preserve"> lo seguía mucho a </w:t>
      </w:r>
      <w:r w:rsidR="007D2EFA">
        <w:t>Arthur</w:t>
      </w:r>
      <w:r w:rsidR="00000000">
        <w:t xml:space="preserve"> cuando lo </w:t>
      </w:r>
      <w:r w:rsidR="00335904">
        <w:t>visitaba</w:t>
      </w:r>
      <w:r w:rsidR="00000000">
        <w:t xml:space="preserve"> en Colchester. Seguramente, cuando ella lo decida vivirán juntos, </w:t>
      </w:r>
      <w:r w:rsidR="00335904">
        <w:t>él</w:t>
      </w:r>
      <w:r w:rsidR="00000000">
        <w:t xml:space="preserve"> no la </w:t>
      </w:r>
      <w:r w:rsidR="00062A14">
        <w:t>presionaba</w:t>
      </w:r>
      <w:r w:rsidR="00000000">
        <w:t xml:space="preserve">, tenía </w:t>
      </w:r>
      <w:r w:rsidR="00335904">
        <w:t>que</w:t>
      </w:r>
      <w:r w:rsidR="00000000">
        <w:t xml:space="preserve"> salir de ella hacer una nueva vida. </w:t>
      </w:r>
      <w:r w:rsidR="00071913">
        <w:t xml:space="preserve">― </w:t>
      </w:r>
      <w:r w:rsidR="00000000">
        <w:t xml:space="preserve">Es bueno llegar a tu hogar después de un largo día y encontrar algún ser </w:t>
      </w:r>
      <w:r w:rsidR="004B609E">
        <w:t>querido</w:t>
      </w:r>
      <w:r w:rsidR="00000000">
        <w:t xml:space="preserve"> </w:t>
      </w:r>
      <w:r w:rsidR="00462522">
        <w:t>que</w:t>
      </w:r>
      <w:r w:rsidR="00000000">
        <w:t xml:space="preserve"> te </w:t>
      </w:r>
      <w:r w:rsidR="00335904">
        <w:t>esté</w:t>
      </w:r>
      <w:r w:rsidR="00000000">
        <w:t xml:space="preserve"> esperando, desde </w:t>
      </w:r>
      <w:r w:rsidR="00462522">
        <w:t>que</w:t>
      </w:r>
      <w:r w:rsidR="00000000">
        <w:t xml:space="preserve"> mi madre murió, vivo en soledad recordando lo </w:t>
      </w:r>
      <w:r w:rsidR="00462522">
        <w:t>que</w:t>
      </w:r>
      <w:r w:rsidR="00000000">
        <w:t xml:space="preserve"> fue mi madre, se dijo </w:t>
      </w:r>
      <w:r w:rsidR="007D2EFA">
        <w:t>Arthur</w:t>
      </w:r>
      <w:r w:rsidR="00000000">
        <w:t>, con nostalgia.</w:t>
      </w:r>
      <w:r w:rsidR="00283026">
        <w:br w:type="page"/>
      </w:r>
      <w:r w:rsidR="00000000">
        <w:lastRenderedPageBreak/>
        <w:t xml:space="preserve">A la mañana </w:t>
      </w:r>
      <w:r w:rsidR="0051146D">
        <w:t>siguiente</w:t>
      </w:r>
      <w:r w:rsidR="00000000">
        <w:t xml:space="preserve">, el comisario Fischer les comunicó al comando Power, </w:t>
      </w:r>
      <w:r w:rsidR="00462522">
        <w:t>que</w:t>
      </w:r>
      <w:r w:rsidR="00000000">
        <w:t xml:space="preserve"> el MI5 tendría una reunión de carácter urgente con ellos, por la tarde.</w:t>
      </w:r>
    </w:p>
    <w:p w14:paraId="40063222" w14:textId="19CC7086" w:rsidR="00165010" w:rsidRDefault="00000000">
      <w:pPr>
        <w:ind w:left="720"/>
        <w:rPr>
          <w:rPrChange w:id="275" w:author="Author" w:date="2024-06-26T12:40:00Z">
            <w:rPr>
              <w:sz w:val="28"/>
            </w:rPr>
          </w:rPrChange>
        </w:rPr>
      </w:pPr>
      <w:r>
        <w:t xml:space="preserve">Jamás frunció el ceño </w:t>
      </w:r>
      <w:r w:rsidR="00071913">
        <w:t xml:space="preserve">― </w:t>
      </w:r>
      <w:r>
        <w:t xml:space="preserve">¿Raro no? Ellos </w:t>
      </w:r>
      <w:r w:rsidR="00E23FA5">
        <w:t>siempre</w:t>
      </w:r>
      <w:r>
        <w:t xml:space="preserve"> se guaran todos los secretos para ellos, a nosotros nos tiran migajas.</w:t>
      </w:r>
    </w:p>
    <w:p w14:paraId="48BE1020" w14:textId="38410669" w:rsidR="00165010" w:rsidRDefault="00422D18">
      <w:pPr>
        <w:ind w:left="720"/>
        <w:rPr>
          <w:rPrChange w:id="276" w:author="Author" w:date="2024-06-26T12:40:00Z">
            <w:rPr>
              <w:sz w:val="28"/>
            </w:rPr>
          </w:rPrChange>
        </w:rPr>
      </w:pPr>
      <w:r>
        <w:t xml:space="preserve">― No te extrañes </w:t>
      </w:r>
      <w:r w:rsidR="00462522">
        <w:t>que</w:t>
      </w:r>
      <w:r>
        <w:t xml:space="preserve"> nos quieran sacar la investigación, de la muerte de </w:t>
      </w:r>
      <w:r w:rsidR="003C63D1">
        <w:t>Janica</w:t>
      </w:r>
      <w:r>
        <w:t xml:space="preserve"> </w:t>
      </w:r>
      <w:r w:rsidR="003C63D1">
        <w:t>Novak</w:t>
      </w:r>
      <w:r>
        <w:t>, le contestó Grace.</w:t>
      </w:r>
    </w:p>
    <w:p w14:paraId="3FFD8863" w14:textId="46AA9F7B" w:rsidR="00954A22" w:rsidRDefault="00422D18">
      <w:pPr>
        <w:ind w:left="720"/>
      </w:pPr>
      <w:r>
        <w:t xml:space="preserve">― Y algo más agregó </w:t>
      </w:r>
      <w:r w:rsidR="007D2EFA">
        <w:t>Arthur</w:t>
      </w:r>
      <w:r>
        <w:t>, sonriendo.</w:t>
      </w:r>
      <w:r w:rsidR="00954A22">
        <w:br w:type="page"/>
      </w:r>
      <w:r>
        <w:lastRenderedPageBreak/>
        <w:t xml:space="preserve"> El jefe del MI5, un hombre alto y corpulento, de unos 50 años, escaso pelo rojizo, </w:t>
      </w:r>
      <w:r w:rsidR="00E23FA5">
        <w:t>vestía</w:t>
      </w:r>
      <w:r>
        <w:t xml:space="preserve"> traje color gris y de apellido Bergen, acompañado de un hombre joven, también corpulento, </w:t>
      </w:r>
      <w:r w:rsidR="00462522">
        <w:t>que</w:t>
      </w:r>
      <w:r>
        <w:t xml:space="preserve"> tenía la piel y los ojos oscuros y la cabeza calva, </w:t>
      </w:r>
      <w:r w:rsidR="00E23FA5">
        <w:t>vestía</w:t>
      </w:r>
      <w:r>
        <w:t xml:space="preserve"> un impecable traje negro, corbata a rayas y camisa blanca. Se pararon frente a ellos con los brazos cruzados, como profesores de escuela, con un pizarrón a sus espaldas.</w:t>
      </w:r>
    </w:p>
    <w:p w14:paraId="1D18C036" w14:textId="1E7F6461" w:rsidR="00165010" w:rsidRDefault="00422D18">
      <w:pPr>
        <w:ind w:left="720"/>
      </w:pPr>
      <w:r>
        <w:t xml:space="preserve">― Nuestros servicio de contra inteligencia Británico, en una extensa investigación </w:t>
      </w:r>
      <w:r w:rsidR="00335904">
        <w:t>ha</w:t>
      </w:r>
      <w:r>
        <w:t xml:space="preserve"> descubierto agentes secretos rusos, infiltrados en Colchester. No es común </w:t>
      </w:r>
      <w:r w:rsidR="00462522">
        <w:t>que</w:t>
      </w:r>
      <w:r>
        <w:t xml:space="preserve"> el MI5 comparta información secreta con fuerzas federales, pero en este caso su comando están involucrado en el esclarecimiento de un </w:t>
      </w:r>
      <w:r w:rsidR="004B609E">
        <w:t>asesinato</w:t>
      </w:r>
      <w:r>
        <w:t xml:space="preserve"> </w:t>
      </w:r>
      <w:r w:rsidR="00462522">
        <w:t>que</w:t>
      </w:r>
      <w:r>
        <w:t xml:space="preserve"> nos puede llevar al final deseado, aclaró Bergen.</w:t>
      </w:r>
    </w:p>
    <w:p w14:paraId="5992A398" w14:textId="1C9F7C88" w:rsidR="00165010" w:rsidRDefault="00000000">
      <w:pPr>
        <w:ind w:left="720"/>
        <w:rPr>
          <w:rPrChange w:id="277" w:author="Author" w:date="2024-06-26T12:40:00Z">
            <w:rPr>
              <w:sz w:val="28"/>
            </w:rPr>
          </w:rPrChange>
        </w:rPr>
      </w:pPr>
      <w:r>
        <w:t xml:space="preserve">James y su compañeros se miraron sorprendidos, como no dando crédito a lo </w:t>
      </w:r>
      <w:r w:rsidR="00335904">
        <w:t>que</w:t>
      </w:r>
      <w:r>
        <w:t xml:space="preserve">   acaban de oír.</w:t>
      </w:r>
    </w:p>
    <w:p w14:paraId="699ADF19" w14:textId="38DA7C3F" w:rsidR="00165010" w:rsidRDefault="00000000">
      <w:pPr>
        <w:ind w:left="720"/>
        <w:rPr>
          <w:rPrChange w:id="278" w:author="Author" w:date="2024-06-26T12:40:00Z">
            <w:rPr>
              <w:sz w:val="28"/>
            </w:rPr>
          </w:rPrChange>
        </w:rPr>
      </w:pPr>
      <w:r>
        <w:t xml:space="preserve">El agente Bergen, </w:t>
      </w:r>
      <w:r w:rsidR="00335904">
        <w:t>prosiguió</w:t>
      </w:r>
      <w:r>
        <w:t xml:space="preserve"> </w:t>
      </w:r>
      <w:r w:rsidR="00071913">
        <w:t xml:space="preserve">― </w:t>
      </w:r>
      <w:r>
        <w:t xml:space="preserve">Según el informe del servicio de inteligencia M16, en el exterior, el matrimonio Belga llamado </w:t>
      </w:r>
      <w:r w:rsidR="00E906E8">
        <w:t>Janssens</w:t>
      </w:r>
      <w:r>
        <w:t xml:space="preserve">, </w:t>
      </w:r>
      <w:r w:rsidR="00462522">
        <w:t>que</w:t>
      </w:r>
      <w:r>
        <w:t xml:space="preserve"> ejercían su </w:t>
      </w:r>
      <w:r w:rsidR="00E23FA5">
        <w:t>profesión</w:t>
      </w:r>
      <w:r>
        <w:t xml:space="preserve"> como odontólogos en Colchester, no eran Belgas, eran Rusos. Entraron al reino unido con pasaportes falsos. Eran agentes del servicio de inteligencia exterior Ruso SUR, de apellido Petrov. Cuando fueron descubiertos </w:t>
      </w:r>
      <w:r w:rsidR="00462522">
        <w:t>que</w:t>
      </w:r>
      <w:r>
        <w:t xml:space="preserve"> actuaban como dobles agentes, con el servicio de espionaje británico, fueron envenenados ― hizo una pausa ― Thomás </w:t>
      </w:r>
      <w:r w:rsidR="00E906E8">
        <w:t>Cameron</w:t>
      </w:r>
      <w:r>
        <w:t xml:space="preserve">, con pasaporte Australiano, </w:t>
      </w:r>
      <w:r w:rsidR="00462522">
        <w:t>que</w:t>
      </w:r>
      <w:r>
        <w:t xml:space="preserve"> ejercía la </w:t>
      </w:r>
      <w:r w:rsidR="00E23FA5">
        <w:t>profesión</w:t>
      </w:r>
      <w:r>
        <w:t xml:space="preserve"> como traductor Ruso, también entró al país con pasaporte falso. Su verdadero nombre era </w:t>
      </w:r>
      <w:r w:rsidR="00E76A82">
        <w:t>Alexandre</w:t>
      </w:r>
      <w:r>
        <w:t xml:space="preserve"> </w:t>
      </w:r>
      <w:r w:rsidR="00E76A82">
        <w:t>Kosovets</w:t>
      </w:r>
      <w:r>
        <w:t xml:space="preserve">, de los servicios secretos de su país. Terminó muerto con un tiro en la cabeza en el </w:t>
      </w:r>
      <w:r w:rsidR="00335904">
        <w:t>rio</w:t>
      </w:r>
      <w:r>
        <w:t xml:space="preserve">. se supone </w:t>
      </w:r>
      <w:r w:rsidR="00462522">
        <w:t>que</w:t>
      </w:r>
      <w:r>
        <w:t xml:space="preserve"> los rusos descubrieron </w:t>
      </w:r>
      <w:r w:rsidR="00462522">
        <w:t>que</w:t>
      </w:r>
      <w:r>
        <w:t xml:space="preserve"> Ivanov iba a vender información a occidente.</w:t>
      </w:r>
    </w:p>
    <w:p w14:paraId="756DBCF6" w14:textId="77777777" w:rsidR="00165010" w:rsidRDefault="00422D18">
      <w:pPr>
        <w:ind w:left="720"/>
        <w:rPr>
          <w:rPrChange w:id="279" w:author="Author" w:date="2024-06-26T12:40:00Z">
            <w:rPr>
              <w:sz w:val="28"/>
            </w:rPr>
          </w:rPrChange>
        </w:rPr>
      </w:pPr>
      <w:r>
        <w:t>― ¿Se conocían los espías?, señor, quiso saber James.</w:t>
      </w:r>
    </w:p>
    <w:p w14:paraId="0DF72560" w14:textId="1FB48371" w:rsidR="00165010" w:rsidRDefault="00422D18">
      <w:pPr>
        <w:ind w:left="720"/>
      </w:pPr>
      <w:r>
        <w:t xml:space="preserve">― Por la información </w:t>
      </w:r>
      <w:r w:rsidR="00462522">
        <w:t>que</w:t>
      </w:r>
      <w:r>
        <w:t xml:space="preserve"> obtuvimos, no. </w:t>
      </w:r>
      <w:r w:rsidR="00E76A82">
        <w:t>Alexandre</w:t>
      </w:r>
      <w:r>
        <w:t xml:space="preserve"> </w:t>
      </w:r>
      <w:r w:rsidR="00E76A82">
        <w:t>Kosovets</w:t>
      </w:r>
      <w:r>
        <w:t xml:space="preserve">, era una célula dormida a la espera de ser activada. Cuando la contra inteligencia rusa descubrió la traición de los </w:t>
      </w:r>
      <w:r w:rsidR="00E906E8">
        <w:t>Janssens</w:t>
      </w:r>
      <w:r>
        <w:t xml:space="preserve">, mandaron a envenenar a los </w:t>
      </w:r>
      <w:r w:rsidR="00335904">
        <w:t>odontólogos</w:t>
      </w:r>
      <w:r>
        <w:t xml:space="preserve">, con un tónico de nombre Novichok, </w:t>
      </w:r>
      <w:r w:rsidR="00462522">
        <w:t>que</w:t>
      </w:r>
      <w:r>
        <w:t xml:space="preserve"> no hace falta tomarlo, sí se manipula un objeto con el veneno, traspasa la piel y es mortal. Este agente nervioso es de uso militar, desarrollado por la antigua unión soviética, los rusos utilizan a menudo estos métodos. Lo real y concreto es </w:t>
      </w:r>
      <w:r w:rsidR="00462522">
        <w:t>que</w:t>
      </w:r>
      <w:r>
        <w:t xml:space="preserve"> quienes </w:t>
      </w:r>
      <w:r w:rsidR="007C0065">
        <w:t>asesinaron</w:t>
      </w:r>
      <w:r>
        <w:t xml:space="preserve"> a los </w:t>
      </w:r>
      <w:r w:rsidR="00335904">
        <w:t>odontólogos</w:t>
      </w:r>
      <w:r>
        <w:t xml:space="preserve"> y a Ivanov se encuentran todavía aquí en Colchester, o en otro lugar  de Inglaterra, por supuesto, con nombres falso, o no. Esta en nosotros descubrirlo, aclaró Bergen.</w:t>
      </w:r>
    </w:p>
    <w:p w14:paraId="5D619F07" w14:textId="41512199" w:rsidR="00165010" w:rsidRDefault="00422D18">
      <w:pPr>
        <w:ind w:left="720"/>
        <w:rPr>
          <w:rPrChange w:id="280" w:author="Author" w:date="2024-06-26T12:40:00Z">
            <w:rPr>
              <w:sz w:val="28"/>
            </w:rPr>
          </w:rPrChange>
        </w:rPr>
      </w:pPr>
      <w:r>
        <w:t>―  ¿</w:t>
      </w:r>
      <w:r w:rsidR="00462522">
        <w:t>Por qué</w:t>
      </w:r>
      <w:r>
        <w:t xml:space="preserve"> cree </w:t>
      </w:r>
      <w:r w:rsidR="00462522">
        <w:t>que</w:t>
      </w:r>
      <w:r>
        <w:t xml:space="preserve"> los rusos eligieron Colchester para introducir espías, en una ciudad </w:t>
      </w:r>
      <w:r w:rsidR="00E002EC">
        <w:t>pequeña</w:t>
      </w:r>
      <w:r>
        <w:t xml:space="preserve">?, señor, preguntó Grace con </w:t>
      </w:r>
      <w:r w:rsidR="00194DD9">
        <w:t>signos</w:t>
      </w:r>
      <w:r>
        <w:t xml:space="preserve"> de interrogación.</w:t>
      </w:r>
    </w:p>
    <w:p w14:paraId="051EB081" w14:textId="3BA4FF6B" w:rsidR="00165010" w:rsidRDefault="00422D18">
      <w:pPr>
        <w:ind w:left="720"/>
        <w:rPr>
          <w:rPrChange w:id="281" w:author="Author" w:date="2024-06-26T12:40:00Z">
            <w:rPr>
              <w:sz w:val="28"/>
            </w:rPr>
          </w:rPrChange>
        </w:rPr>
      </w:pPr>
      <w:r>
        <w:t xml:space="preserve">― Buena pregunta, oficial, contestó ahora el acompañante de Bergen </w:t>
      </w:r>
      <w:r w:rsidR="00071913">
        <w:t xml:space="preserve">― </w:t>
      </w:r>
      <w:r>
        <w:t xml:space="preserve">A los rusos Le                                                                                                                                                                                                                                                                                                                                                                                                                                             había llegado la información a través de sus servicios de inteligencia, </w:t>
      </w:r>
      <w:r w:rsidR="00462522">
        <w:t>que</w:t>
      </w:r>
      <w:r>
        <w:t xml:space="preserve"> en Colchester se estaría por instalar, con la ayuda de los Estados Unidos, una </w:t>
      </w:r>
      <w:r w:rsidR="00335904">
        <w:t>fábrica</w:t>
      </w:r>
      <w:r>
        <w:t xml:space="preserve"> de agua pesada. Unos de los insumos principales en las centrales nucleares, y de grandes proporciones. Querían </w:t>
      </w:r>
      <w:r w:rsidR="00335904">
        <w:t>requerir</w:t>
      </w:r>
      <w:r>
        <w:t xml:space="preserve"> informes de </w:t>
      </w:r>
      <w:r w:rsidR="00537F37">
        <w:t>cuáles</w:t>
      </w:r>
      <w:r>
        <w:t xml:space="preserve"> serían los fines de dicha utilización. Los</w:t>
      </w:r>
      <w:r w:rsidR="00335904">
        <w:t xml:space="preserve"> </w:t>
      </w:r>
      <w:r>
        <w:t xml:space="preserve">piratas informáticos del </w:t>
      </w:r>
      <w:r w:rsidR="00335904">
        <w:t>ejército</w:t>
      </w:r>
      <w:r>
        <w:t xml:space="preserve"> </w:t>
      </w:r>
      <w:r w:rsidR="00335904">
        <w:t xml:space="preserve">ruso </w:t>
      </w:r>
      <w:r>
        <w:t xml:space="preserve"> han intentado penetrar en los </w:t>
      </w:r>
      <w:r w:rsidR="00537F37">
        <w:t>sistemas</w:t>
      </w:r>
      <w:r>
        <w:t xml:space="preserve"> de algunas entidades críticas en </w:t>
      </w:r>
      <w:r w:rsidR="00537F37">
        <w:t>Inglaterra</w:t>
      </w:r>
      <w:r>
        <w:t xml:space="preserve"> para llevar a cabo </w:t>
      </w:r>
      <w:r w:rsidR="00537F37">
        <w:t>intrusiones</w:t>
      </w:r>
      <w:r>
        <w:t xml:space="preserve"> cibernéticas </w:t>
      </w:r>
      <w:r w:rsidR="00537F37">
        <w:t>sistemáticas</w:t>
      </w:r>
      <w:r>
        <w:t xml:space="preserve"> en gran escala, pero fueron detectadas.</w:t>
      </w:r>
    </w:p>
    <w:p w14:paraId="0565F9FE" w14:textId="57CCDC20" w:rsidR="00165010" w:rsidRDefault="00422D18">
      <w:pPr>
        <w:ind w:left="720"/>
      </w:pPr>
      <w:r>
        <w:t>― Le repito, le damos esta información ultra secreta, por</w:t>
      </w:r>
      <w:r w:rsidR="00462522">
        <w:t>que</w:t>
      </w:r>
      <w:r>
        <w:t xml:space="preserve"> ustedes están a tras del </w:t>
      </w:r>
      <w:r w:rsidR="004B609E">
        <w:t>asesinato</w:t>
      </w:r>
      <w:r>
        <w:t xml:space="preserve"> de </w:t>
      </w:r>
      <w:r w:rsidR="003C63D1">
        <w:t>Janica</w:t>
      </w:r>
      <w:r>
        <w:t xml:space="preserve"> </w:t>
      </w:r>
      <w:r w:rsidR="003C63D1">
        <w:t>Novak</w:t>
      </w:r>
      <w:r>
        <w:t xml:space="preserve">, </w:t>
      </w:r>
      <w:r w:rsidR="00462522">
        <w:t>que</w:t>
      </w:r>
      <w:r>
        <w:t xml:space="preserve"> por el momento no se tiene ninguna conexión con los hechos, más allá, </w:t>
      </w:r>
      <w:r w:rsidR="00462522">
        <w:t>que</w:t>
      </w:r>
      <w:r>
        <w:t xml:space="preserve"> recibimos una denuncia anónima para </w:t>
      </w:r>
      <w:r w:rsidR="00462522">
        <w:t>que</w:t>
      </w:r>
      <w:r>
        <w:t xml:space="preserve"> el MI5, la investigará, pero se descartó al no contar con la seriedad de la llamada. Sigan con la investigación, pero cualquier novedad </w:t>
      </w:r>
      <w:r w:rsidR="00462522">
        <w:t>que</w:t>
      </w:r>
      <w:r>
        <w:t xml:space="preserve"> surja repórtense urgente al MI5, y </w:t>
      </w:r>
      <w:r w:rsidR="00462522">
        <w:t>que</w:t>
      </w:r>
      <w:r>
        <w:t xml:space="preserve"> esta información no trascienda, dijo ahora Bergen.</w:t>
      </w:r>
    </w:p>
    <w:p w14:paraId="3434306F" w14:textId="77777777" w:rsidR="00165010" w:rsidRDefault="00422D18">
      <w:pPr>
        <w:ind w:left="720"/>
        <w:rPr>
          <w:rPrChange w:id="282" w:author="Author" w:date="2024-06-26T12:40:00Z">
            <w:rPr>
              <w:sz w:val="28"/>
            </w:rPr>
          </w:rPrChange>
        </w:rPr>
      </w:pPr>
      <w:r>
        <w:lastRenderedPageBreak/>
        <w:t>― ¿El comisario Fischer lo sabe?, señor, preguntó James.</w:t>
      </w:r>
    </w:p>
    <w:p w14:paraId="5132DDC7" w14:textId="0F801133" w:rsidR="00165010" w:rsidRDefault="00000000">
      <w:pPr>
        <w:ind w:left="720"/>
        <w:rPr>
          <w:rPrChange w:id="283" w:author="Author" w:date="2024-06-26T12:40:00Z">
            <w:rPr>
              <w:sz w:val="28"/>
            </w:rPr>
          </w:rPrChange>
        </w:rPr>
      </w:pPr>
      <w:r>
        <w:t xml:space="preserve">Bergen negó </w:t>
      </w:r>
      <w:r w:rsidR="00071913">
        <w:t xml:space="preserve">― </w:t>
      </w:r>
      <w:r>
        <w:t>No por ahora. Les pedimos reserva.</w:t>
      </w:r>
    </w:p>
    <w:p w14:paraId="2772F1C3" w14:textId="562D0996" w:rsidR="00165010" w:rsidRDefault="00000000">
      <w:pPr>
        <w:ind w:left="720"/>
        <w:rPr>
          <w:rPrChange w:id="284" w:author="Author" w:date="2024-06-26T12:40:00Z">
            <w:rPr>
              <w:sz w:val="28"/>
            </w:rPr>
          </w:rPrChange>
        </w:rPr>
      </w:pPr>
      <w:r>
        <w:t xml:space="preserve">James </w:t>
      </w:r>
      <w:r w:rsidR="00F54961">
        <w:t>asintió</w:t>
      </w:r>
      <w:r>
        <w:t xml:space="preserve"> con la cabeza solamente.</w:t>
      </w:r>
    </w:p>
    <w:p w14:paraId="7FB190D7" w14:textId="77777777" w:rsidR="00165010" w:rsidRDefault="00000000">
      <w:pPr>
        <w:ind w:left="720"/>
        <w:rPr>
          <w:rPrChange w:id="285" w:author="Author" w:date="2024-06-26T12:40:00Z">
            <w:rPr>
              <w:sz w:val="28"/>
            </w:rPr>
          </w:rPrChange>
        </w:rPr>
      </w:pPr>
      <w:r>
        <w:t xml:space="preserve"> Y con un saludo informal se retiraron del lugar. </w:t>
      </w:r>
    </w:p>
    <w:p w14:paraId="5A0E817D" w14:textId="2CB35A6F" w:rsidR="00165010" w:rsidRDefault="00000000">
      <w:pPr>
        <w:ind w:left="720"/>
        <w:rPr>
          <w:rPrChange w:id="286" w:author="Author" w:date="2024-06-26T12:40:00Z">
            <w:rPr>
              <w:sz w:val="28"/>
            </w:rPr>
          </w:rPrChange>
        </w:rPr>
      </w:pPr>
      <w:r>
        <w:t xml:space="preserve">James no hizo más </w:t>
      </w:r>
      <w:r w:rsidR="00462522">
        <w:t>que</w:t>
      </w:r>
      <w:r>
        <w:t xml:space="preserve"> cerrar los ojos y exhalar todo lo </w:t>
      </w:r>
      <w:r w:rsidR="00FF53BC">
        <w:t>que</w:t>
      </w:r>
      <w:r>
        <w:t xml:space="preserve"> pudo, mientras </w:t>
      </w:r>
      <w:r w:rsidR="00FF53BC">
        <w:t>que</w:t>
      </w:r>
      <w:r>
        <w:t xml:space="preserve"> a sus compañeros les costaba reaccionar, fue </w:t>
      </w:r>
      <w:r w:rsidR="007D2EFA">
        <w:t>Arthur</w:t>
      </w:r>
      <w:r>
        <w:t xml:space="preserve"> </w:t>
      </w:r>
      <w:r w:rsidR="00462522">
        <w:t>que</w:t>
      </w:r>
      <w:r>
        <w:t xml:space="preserve"> rompió el </w:t>
      </w:r>
      <w:r w:rsidR="00E23FA5">
        <w:t>silencio</w:t>
      </w:r>
      <w:r>
        <w:t>.</w:t>
      </w:r>
    </w:p>
    <w:p w14:paraId="798A7C23" w14:textId="372BFDFC" w:rsidR="00165010" w:rsidRDefault="00422D18">
      <w:pPr>
        <w:ind w:left="720"/>
        <w:rPr>
          <w:rPrChange w:id="287" w:author="Author" w:date="2024-06-26T12:40:00Z">
            <w:rPr>
              <w:sz w:val="28"/>
            </w:rPr>
          </w:rPrChange>
        </w:rPr>
      </w:pPr>
      <w:r>
        <w:t xml:space="preserve">― Me atendí un par de veces con el doctor </w:t>
      </w:r>
      <w:r w:rsidR="004342C9" w:rsidRPr="004342C9">
        <w:t>Janssens</w:t>
      </w:r>
      <w:r>
        <w:t xml:space="preserve">, excelente </w:t>
      </w:r>
      <w:r w:rsidR="004B609E">
        <w:t>profesional</w:t>
      </w:r>
      <w:r>
        <w:t xml:space="preserve">, nada hacía suponer </w:t>
      </w:r>
      <w:r w:rsidR="00462522">
        <w:t>que</w:t>
      </w:r>
      <w:r>
        <w:t xml:space="preserve"> era un espía ruso, también lo era su esposa, según el informe del MI6. </w:t>
      </w:r>
    </w:p>
    <w:p w14:paraId="50C941DA" w14:textId="62726694" w:rsidR="00165010" w:rsidRDefault="00422D18">
      <w:pPr>
        <w:ind w:left="720"/>
        <w:rPr>
          <w:rPrChange w:id="288" w:author="Author" w:date="2024-06-26T12:40:00Z">
            <w:rPr>
              <w:sz w:val="28"/>
            </w:rPr>
          </w:rPrChange>
        </w:rPr>
      </w:pPr>
      <w:r>
        <w:t xml:space="preserve">― ¿Creen en la conexión rusa con </w:t>
      </w:r>
      <w:r w:rsidR="003C63D1">
        <w:t>Janica</w:t>
      </w:r>
      <w:r>
        <w:t xml:space="preserve"> </w:t>
      </w:r>
      <w:r w:rsidR="003C63D1">
        <w:t>Novak</w:t>
      </w:r>
      <w:r>
        <w:t>?, preguntó Linda.</w:t>
      </w:r>
    </w:p>
    <w:p w14:paraId="53F01AD7" w14:textId="0A574FD0" w:rsidR="00165010" w:rsidRDefault="00000000">
      <w:pPr>
        <w:ind w:left="720"/>
        <w:rPr>
          <w:rPrChange w:id="289" w:author="Author" w:date="2024-06-26T12:40:00Z">
            <w:rPr>
              <w:sz w:val="28"/>
            </w:rPr>
          </w:rPrChange>
        </w:rPr>
      </w:pPr>
      <w:r>
        <w:t xml:space="preserve">James esbozó una </w:t>
      </w:r>
      <w:r w:rsidR="004B609E">
        <w:t>expresión</w:t>
      </w:r>
      <w:r>
        <w:t xml:space="preserve"> de desagrado. Según el comisario Fischer se trataría de un crimen </w:t>
      </w:r>
      <w:r w:rsidR="001E7E79">
        <w:t>pasional</w:t>
      </w:r>
      <w:r>
        <w:t xml:space="preserve">, pero el MI5, no descarta </w:t>
      </w:r>
      <w:r w:rsidR="00462522">
        <w:t>que</w:t>
      </w:r>
      <w:r>
        <w:t xml:space="preserve"> el </w:t>
      </w:r>
      <w:r w:rsidR="004B609E">
        <w:t>asesinato</w:t>
      </w:r>
      <w:r>
        <w:t xml:space="preserve"> de </w:t>
      </w:r>
      <w:r w:rsidR="003C63D1">
        <w:t>Janica</w:t>
      </w:r>
      <w:r>
        <w:t xml:space="preserve"> </w:t>
      </w:r>
      <w:r w:rsidR="003C63D1">
        <w:t>Novak</w:t>
      </w:r>
      <w:r>
        <w:t xml:space="preserve"> </w:t>
      </w:r>
      <w:r w:rsidR="001E7E79">
        <w:t>esté</w:t>
      </w:r>
      <w:r>
        <w:t xml:space="preserve"> relacionado con estos sucesos. El MI5 nos tiró un muerto con una doble investigación, más allá de los buenos informantes </w:t>
      </w:r>
      <w:r w:rsidR="00462522">
        <w:t>que</w:t>
      </w:r>
      <w:r>
        <w:t xml:space="preserve"> poseen para descubrirla.</w:t>
      </w:r>
    </w:p>
    <w:p w14:paraId="3D42915B" w14:textId="7A92142A" w:rsidR="00165010" w:rsidRDefault="00422D18">
      <w:pPr>
        <w:ind w:left="720"/>
        <w:rPr>
          <w:rPrChange w:id="290" w:author="Author" w:date="2024-06-26T12:40:00Z">
            <w:rPr>
              <w:sz w:val="28"/>
            </w:rPr>
          </w:rPrChange>
        </w:rPr>
      </w:pPr>
      <w:r>
        <w:t xml:space="preserve">― Igualmente, digamos </w:t>
      </w:r>
      <w:r w:rsidR="00462522">
        <w:t>que</w:t>
      </w:r>
      <w:r>
        <w:t xml:space="preserve"> aquí en Colchester no se ha visto una construcción </w:t>
      </w:r>
      <w:r w:rsidR="00462522">
        <w:t>que</w:t>
      </w:r>
      <w:r>
        <w:t xml:space="preserve"> se asemeje a una planta nuclear, aclaró, </w:t>
      </w:r>
      <w:r w:rsidR="007D2EFA">
        <w:t>Arthur</w:t>
      </w:r>
      <w:r>
        <w:t>.</w:t>
      </w:r>
    </w:p>
    <w:p w14:paraId="3DCF3570" w14:textId="00FF4C54" w:rsidR="00165010" w:rsidRDefault="00422D18">
      <w:pPr>
        <w:ind w:left="720"/>
        <w:rPr>
          <w:rPrChange w:id="291" w:author="Author" w:date="2024-06-26T12:40:00Z">
            <w:rPr>
              <w:sz w:val="28"/>
            </w:rPr>
          </w:rPrChange>
        </w:rPr>
      </w:pPr>
      <w:r>
        <w:t xml:space="preserve">― A </w:t>
      </w:r>
      <w:r w:rsidR="00F54961">
        <w:t>simple</w:t>
      </w:r>
      <w:r>
        <w:t xml:space="preserve"> vista no, pero puede ser </w:t>
      </w:r>
      <w:r w:rsidR="00462522">
        <w:t>que</w:t>
      </w:r>
      <w:r>
        <w:t xml:space="preserve"> la construcción sea subterránea, no lo descartes, sí están metidos los Yanquis todo puede suceder, le contestó James.</w:t>
      </w:r>
    </w:p>
    <w:p w14:paraId="5141DA4F" w14:textId="77777777" w:rsidR="00165010" w:rsidRDefault="00422D18">
      <w:pPr>
        <w:ind w:left="720"/>
        <w:rPr>
          <w:rPrChange w:id="292" w:author="Author" w:date="2024-06-26T12:40:00Z">
            <w:rPr>
              <w:sz w:val="28"/>
            </w:rPr>
          </w:rPrChange>
        </w:rPr>
      </w:pPr>
      <w:r>
        <w:t>― No deja de ser complicado ocultarle información al comisario Fischer, con respecto a lo hablado con los MI5, dijo Grace con cierto tono preocupante.</w:t>
      </w:r>
    </w:p>
    <w:p w14:paraId="6660F39F" w14:textId="7F467DCF" w:rsidR="00165010" w:rsidRDefault="00422D18">
      <w:pPr>
        <w:ind w:left="720"/>
        <w:rPr>
          <w:rPrChange w:id="293" w:author="Author" w:date="2024-06-26T12:40:00Z">
            <w:rPr>
              <w:sz w:val="28"/>
            </w:rPr>
          </w:rPrChange>
        </w:rPr>
      </w:pPr>
      <w:r>
        <w:t xml:space="preserve">― El MI5 está sobre esta cuestión, los agentes rusos muertos y la </w:t>
      </w:r>
      <w:r w:rsidR="004B609E">
        <w:t>posibilidad</w:t>
      </w:r>
      <w:r>
        <w:t xml:space="preserve"> cierta </w:t>
      </w:r>
      <w:r w:rsidR="00462522">
        <w:t>que</w:t>
      </w:r>
      <w:r>
        <w:t xml:space="preserve"> otros espías </w:t>
      </w:r>
      <w:r w:rsidR="00212478">
        <w:t>siga</w:t>
      </w:r>
      <w:r>
        <w:t xml:space="preserve"> en el país, le dan prioridad al caso por tratarse de </w:t>
      </w:r>
      <w:r w:rsidR="00462522">
        <w:t>que</w:t>
      </w:r>
      <w:r>
        <w:t xml:space="preserve"> está en juego la seguridad del estado, contestó James.</w:t>
      </w:r>
    </w:p>
    <w:p w14:paraId="306EFC52" w14:textId="3BCA3600" w:rsidR="00165010" w:rsidRDefault="00422D18">
      <w:pPr>
        <w:ind w:left="720"/>
        <w:rPr>
          <w:rPrChange w:id="294" w:author="Author" w:date="2024-06-26T12:40:00Z">
            <w:rPr>
              <w:sz w:val="28"/>
            </w:rPr>
          </w:rPrChange>
        </w:rPr>
      </w:pPr>
      <w:r>
        <w:t xml:space="preserve">― Pero de </w:t>
      </w:r>
      <w:r w:rsidR="00462522">
        <w:t>que</w:t>
      </w:r>
      <w:r>
        <w:t xml:space="preserve"> estamos hablando, estamos ocultando información a nuestro jefe, aclaró Miller.</w:t>
      </w:r>
    </w:p>
    <w:p w14:paraId="2CD29C4C" w14:textId="4D684E41" w:rsidR="00165010" w:rsidRDefault="00422D18">
      <w:pPr>
        <w:ind w:left="720"/>
        <w:rPr>
          <w:rPrChange w:id="295" w:author="Author" w:date="2024-06-26T12:40:00Z">
            <w:rPr>
              <w:sz w:val="28"/>
            </w:rPr>
          </w:rPrChange>
        </w:rPr>
      </w:pPr>
      <w:r>
        <w:t xml:space="preserve">― Algunas veces hay </w:t>
      </w:r>
      <w:r w:rsidR="00212478">
        <w:t>que</w:t>
      </w:r>
      <w:r>
        <w:t xml:space="preserve"> ir fuera de las reglas, para obtener cosas, y de eso aprendí mucho, de cualquier manera sí el jefe Fischer se entera de nuestra deslealtad, hacia su persona, seguramente nos sacara de la investigación. le marcó </w:t>
      </w:r>
      <w:r w:rsidR="007D2EFA">
        <w:t>Arthur</w:t>
      </w:r>
      <w:r>
        <w:t>.</w:t>
      </w:r>
    </w:p>
    <w:p w14:paraId="26C2E687" w14:textId="77777777" w:rsidR="00165010" w:rsidRDefault="00422D18">
      <w:pPr>
        <w:ind w:left="720"/>
        <w:rPr>
          <w:rPrChange w:id="296" w:author="Author" w:date="2024-06-26T12:40:00Z">
            <w:rPr>
              <w:sz w:val="28"/>
            </w:rPr>
          </w:rPrChange>
        </w:rPr>
      </w:pPr>
      <w:r>
        <w:t>― Y, también, con una dura sanción, contestó Linda.</w:t>
      </w:r>
    </w:p>
    <w:p w14:paraId="1E12977F" w14:textId="734D73AC" w:rsidR="00165010" w:rsidRDefault="00422D18">
      <w:pPr>
        <w:ind w:left="720"/>
        <w:rPr>
          <w:rPrChange w:id="297" w:author="Author" w:date="2024-06-26T12:40:00Z">
            <w:rPr>
              <w:sz w:val="28"/>
            </w:rPr>
          </w:rPrChange>
        </w:rPr>
      </w:pPr>
      <w:r>
        <w:t>― ¿</w:t>
      </w:r>
      <w:r w:rsidR="00462522">
        <w:t>Por qué</w:t>
      </w:r>
      <w:r>
        <w:t xml:space="preserve"> creen </w:t>
      </w:r>
      <w:r w:rsidR="00212478">
        <w:t>que</w:t>
      </w:r>
      <w:r>
        <w:t xml:space="preserve"> la inteligencia Británica le niega información al comisario? preguntó Grace.</w:t>
      </w:r>
    </w:p>
    <w:p w14:paraId="4A4A9D6E" w14:textId="42E4741B" w:rsidR="00165010" w:rsidRDefault="00000000">
      <w:pPr>
        <w:ind w:left="720"/>
        <w:rPr>
          <w:rPrChange w:id="298" w:author="Author" w:date="2024-06-26T12:40:00Z">
            <w:rPr>
              <w:sz w:val="28"/>
            </w:rPr>
          </w:rPrChange>
        </w:rPr>
      </w:pPr>
      <w:r>
        <w:t xml:space="preserve">James negó con la cabeza </w:t>
      </w:r>
      <w:r w:rsidR="00071913">
        <w:t xml:space="preserve">― </w:t>
      </w:r>
      <w:r>
        <w:t xml:space="preserve">No le niega información, es </w:t>
      </w:r>
      <w:r w:rsidR="00212478">
        <w:t>exclusiva</w:t>
      </w:r>
      <w:r>
        <w:t xml:space="preserve"> de ellos, no pueden dar detalles a los organismos federales de todos los operativos realizados por el MI5, en su mayoría no comparten datos de inteligencia. Nosotros somos una exención, más allá </w:t>
      </w:r>
      <w:r w:rsidR="00462522">
        <w:t>que</w:t>
      </w:r>
      <w:r>
        <w:t xml:space="preserve"> se expongan a </w:t>
      </w:r>
      <w:r w:rsidR="00462522">
        <w:t>que</w:t>
      </w:r>
      <w:r>
        <w:t xml:space="preserve"> lo revelemos.</w:t>
      </w:r>
    </w:p>
    <w:p w14:paraId="2B866AF1" w14:textId="4118D904" w:rsidR="00165010" w:rsidRDefault="00422D18">
      <w:pPr>
        <w:ind w:left="720"/>
        <w:rPr>
          <w:rPrChange w:id="299" w:author="Author" w:date="2024-06-26T12:40:00Z">
            <w:rPr>
              <w:sz w:val="28"/>
            </w:rPr>
          </w:rPrChange>
        </w:rPr>
      </w:pPr>
      <w:r>
        <w:t xml:space="preserve">― </w:t>
      </w:r>
      <w:r w:rsidR="004172AE">
        <w:t xml:space="preserve">¿Qué </w:t>
      </w:r>
      <w:r>
        <w:t>le diremos a Fischer de nuestra reunión con el MI5?, Preguntó Linda.</w:t>
      </w:r>
    </w:p>
    <w:p w14:paraId="5EC15B31" w14:textId="48F01906" w:rsidR="00165010" w:rsidRDefault="00422D18">
      <w:pPr>
        <w:ind w:left="720"/>
        <w:rPr>
          <w:rPrChange w:id="300" w:author="Author" w:date="2024-06-26T12:40:00Z">
            <w:rPr>
              <w:sz w:val="28"/>
            </w:rPr>
          </w:rPrChange>
        </w:rPr>
      </w:pPr>
      <w:r>
        <w:t xml:space="preserve">― Pregúntale a James </w:t>
      </w:r>
      <w:r w:rsidR="00462522">
        <w:t>que</w:t>
      </w:r>
      <w:r>
        <w:t xml:space="preserve"> es la voz de mando, a él lo va a llamar, seguramente, para </w:t>
      </w:r>
      <w:r w:rsidR="00462522">
        <w:t>que</w:t>
      </w:r>
      <w:r>
        <w:t xml:space="preserve"> le dé novedades de lo hablado con los agentes secretos del MI5, dijo sonriendo </w:t>
      </w:r>
      <w:r w:rsidR="007D2EFA">
        <w:t>Arthur</w:t>
      </w:r>
      <w:r>
        <w:t>, cuando el grupo se retiró.</w:t>
      </w:r>
    </w:p>
    <w:p w14:paraId="3AD4571E" w14:textId="40242376" w:rsidR="00165010" w:rsidRDefault="00000000">
      <w:pPr>
        <w:ind w:left="720"/>
        <w:rPr>
          <w:rPrChange w:id="301" w:author="Author" w:date="2024-06-26T12:40:00Z">
            <w:rPr>
              <w:sz w:val="28"/>
            </w:rPr>
          </w:rPrChange>
        </w:rPr>
      </w:pPr>
      <w:r>
        <w:t xml:space="preserve">La </w:t>
      </w:r>
      <w:r w:rsidR="00462522">
        <w:t>que</w:t>
      </w:r>
      <w:r>
        <w:t xml:space="preserve"> se </w:t>
      </w:r>
      <w:r w:rsidR="00F54961">
        <w:t>quedó</w:t>
      </w:r>
      <w:r>
        <w:t xml:space="preserve"> fue Linda junto a James cuando Fischer lo llamó a su oficina, al verla también la hizo pasar.</w:t>
      </w:r>
    </w:p>
    <w:p w14:paraId="7F1EFE73" w14:textId="77777777" w:rsidR="00165010" w:rsidRDefault="00422D18">
      <w:pPr>
        <w:ind w:left="720"/>
        <w:rPr>
          <w:rPrChange w:id="302" w:author="Author" w:date="2024-06-26T12:40:00Z">
            <w:rPr>
              <w:sz w:val="28"/>
            </w:rPr>
          </w:rPrChange>
        </w:rPr>
      </w:pPr>
      <w:r>
        <w:t>― ¿Le tomaron un examen los del MI5?, le preguntó Fischer sonriendo, con cierto tono de investigación.</w:t>
      </w:r>
    </w:p>
    <w:p w14:paraId="631478D6" w14:textId="241BDAA3" w:rsidR="00165010" w:rsidRDefault="00422D18">
      <w:pPr>
        <w:ind w:left="720"/>
        <w:rPr>
          <w:rPrChange w:id="303" w:author="Author" w:date="2024-06-26T12:40:00Z">
            <w:rPr>
              <w:sz w:val="28"/>
            </w:rPr>
          </w:rPrChange>
        </w:rPr>
      </w:pPr>
      <w:r>
        <w:t xml:space="preserve">― Para nada jefe, ellos todo quieren saber más allá </w:t>
      </w:r>
      <w:r w:rsidR="00462522">
        <w:t>que</w:t>
      </w:r>
      <w:r>
        <w:t xml:space="preserve"> no es su área, le contestó James.</w:t>
      </w:r>
    </w:p>
    <w:p w14:paraId="236C9BB6" w14:textId="1D90C019" w:rsidR="00165010" w:rsidRDefault="00422D18">
      <w:pPr>
        <w:ind w:left="720"/>
      </w:pPr>
      <w:r>
        <w:t xml:space="preserve">― Si, lo </w:t>
      </w:r>
      <w:r w:rsidR="00A93221">
        <w:t>que</w:t>
      </w:r>
      <w:r>
        <w:t xml:space="preserve"> suponía, pero de cualquier manera algo están husmeando, dijo el comisario.</w:t>
      </w:r>
    </w:p>
    <w:p w14:paraId="189E5329" w14:textId="02FDEF8A" w:rsidR="00165010" w:rsidRDefault="00422D18">
      <w:pPr>
        <w:ind w:left="720"/>
      </w:pPr>
      <w:r>
        <w:t xml:space="preserve">― Preguntaron de la nacionalidad de </w:t>
      </w:r>
      <w:r w:rsidR="003C63D1">
        <w:t>Janica</w:t>
      </w:r>
      <w:r>
        <w:t xml:space="preserve"> </w:t>
      </w:r>
      <w:r w:rsidR="003C63D1">
        <w:t>Novak</w:t>
      </w:r>
      <w:r>
        <w:t xml:space="preserve">. Como estaba la investigación y </w:t>
      </w:r>
      <w:r w:rsidR="00462522">
        <w:t>que</w:t>
      </w:r>
      <w:r>
        <w:t xml:space="preserve"> se sabía del cuerpo, dijo Linda con total credibilidad.</w:t>
      </w:r>
    </w:p>
    <w:p w14:paraId="0CE90EA9" w14:textId="437895B0" w:rsidR="00165010" w:rsidRDefault="00422D18">
      <w:pPr>
        <w:ind w:left="720"/>
      </w:pPr>
      <w:r>
        <w:lastRenderedPageBreak/>
        <w:t xml:space="preserve">― Eso es algo </w:t>
      </w:r>
      <w:r w:rsidR="00462522">
        <w:t>que</w:t>
      </w:r>
      <w:r>
        <w:t xml:space="preserve"> nos tiene preocupados el cuerpo tiene </w:t>
      </w:r>
      <w:r w:rsidR="00462522">
        <w:t>que</w:t>
      </w:r>
      <w:r>
        <w:t xml:space="preserve"> a parecer, o está aquí en Colchester o Maldon. Ya se duplicaron los rastrillajes y ahora lo harán con perros estrenados en ambos condados, contestó Fischer, tomándose la mandíbula y </w:t>
      </w:r>
      <w:r w:rsidR="00F54961">
        <w:t>despidiéndolos</w:t>
      </w:r>
      <w:r>
        <w:t>.</w:t>
      </w:r>
    </w:p>
    <w:p w14:paraId="63E416CD" w14:textId="77777777" w:rsidR="00165010" w:rsidRDefault="00000000">
      <w:pPr>
        <w:ind w:left="720"/>
        <w:rPr>
          <w:rPrChange w:id="304" w:author="Author" w:date="2024-06-26T12:40:00Z">
            <w:rPr>
              <w:sz w:val="28"/>
            </w:rPr>
          </w:rPrChange>
        </w:rPr>
      </w:pPr>
      <w:r>
        <w:t>James exhaló cuando salió de la oficina acompañado de Linda, pero, de repente, Fischer los llamó.</w:t>
      </w:r>
    </w:p>
    <w:p w14:paraId="404B9329" w14:textId="74DEFDDA" w:rsidR="00165010" w:rsidRDefault="00422D18">
      <w:pPr>
        <w:ind w:left="720"/>
        <w:rPr>
          <w:rPrChange w:id="305" w:author="Author" w:date="2024-06-26T12:40:00Z">
            <w:rPr>
              <w:sz w:val="28"/>
            </w:rPr>
          </w:rPrChange>
        </w:rPr>
      </w:pPr>
      <w:r>
        <w:t xml:space="preserve">― Olvide de comentarles </w:t>
      </w:r>
      <w:r w:rsidR="00462522">
        <w:t>que</w:t>
      </w:r>
      <w:r>
        <w:t xml:space="preserve"> Kevin Taylor </w:t>
      </w:r>
      <w:r w:rsidR="00F54961">
        <w:t>quedó</w:t>
      </w:r>
      <w:r>
        <w:t xml:space="preserve"> en libertad por falta de </w:t>
      </w:r>
      <w:r w:rsidR="00F54961">
        <w:t>mérito</w:t>
      </w:r>
      <w:r>
        <w:t>, igualmente, no le pierdan pisada.</w:t>
      </w:r>
    </w:p>
    <w:p w14:paraId="2E5959D2" w14:textId="77777777" w:rsidR="00165010" w:rsidRDefault="00422D18">
      <w:pPr>
        <w:ind w:left="720"/>
      </w:pPr>
      <w:r>
        <w:t>― De acuerdo, jefe, le contestó James, exhalando.</w:t>
      </w:r>
    </w:p>
    <w:p w14:paraId="34D7A388" w14:textId="53D531F1" w:rsidR="00165010" w:rsidRDefault="00422D18">
      <w:pPr>
        <w:ind w:left="720"/>
        <w:rPr>
          <w:rPrChange w:id="306" w:author="Author" w:date="2024-06-26T12:40:00Z">
            <w:rPr>
              <w:sz w:val="28"/>
            </w:rPr>
          </w:rPrChange>
        </w:rPr>
      </w:pPr>
      <w:r>
        <w:t xml:space="preserve">― Creí </w:t>
      </w:r>
      <w:r w:rsidR="00462522">
        <w:t>que</w:t>
      </w:r>
      <w:r>
        <w:t xml:space="preserve"> iba hacer más complicado enfrentar a Fischer con el poco argumento </w:t>
      </w:r>
      <w:r w:rsidR="00462522">
        <w:t>que</w:t>
      </w:r>
      <w:r>
        <w:t xml:space="preserve"> teníamos para darle, comentó James.</w:t>
      </w:r>
    </w:p>
    <w:p w14:paraId="4FA974DE" w14:textId="0FE113AF" w:rsidR="00165010" w:rsidRDefault="00000000">
      <w:pPr>
        <w:ind w:left="720"/>
        <w:rPr>
          <w:rPrChange w:id="307" w:author="Author" w:date="2024-06-26T12:40:00Z">
            <w:rPr>
              <w:sz w:val="28"/>
            </w:rPr>
          </w:rPrChange>
        </w:rPr>
      </w:pPr>
      <w:r>
        <w:t xml:space="preserve">Linda movió la cabeza </w:t>
      </w:r>
      <w:r w:rsidR="00071913">
        <w:t xml:space="preserve">― </w:t>
      </w:r>
      <w:r>
        <w:t xml:space="preserve">No se </w:t>
      </w:r>
      <w:r w:rsidR="00F54961">
        <w:t>interesó</w:t>
      </w:r>
      <w:r>
        <w:t xml:space="preserve"> mucho en recabar información de </w:t>
      </w:r>
      <w:r w:rsidR="00F54961">
        <w:t>cuál</w:t>
      </w:r>
      <w:r>
        <w:t xml:space="preserve"> fue el verdadero motivo de la reunión con el MI5.</w:t>
      </w:r>
    </w:p>
    <w:p w14:paraId="32F54809" w14:textId="77777777" w:rsidR="00165010" w:rsidRDefault="00000000">
      <w:pPr>
        <w:ind w:left="720"/>
      </w:pPr>
      <w:r>
        <w:t xml:space="preserve"> James movió los hombros y cuando iba a subir a su automóvil, no vio el coche de Linda en el Playón.</w:t>
      </w:r>
    </w:p>
    <w:p w14:paraId="06D93D84" w14:textId="4C64A3DF" w:rsidR="00165010" w:rsidRDefault="00422D18">
      <w:pPr>
        <w:ind w:left="720"/>
        <w:rPr>
          <w:rPrChange w:id="308" w:author="Author" w:date="2024-06-26T12:40:00Z">
            <w:rPr>
              <w:sz w:val="28"/>
            </w:rPr>
          </w:rPrChange>
        </w:rPr>
      </w:pPr>
      <w:r>
        <w:t xml:space="preserve">― Mi coche </w:t>
      </w:r>
      <w:r w:rsidR="00F54961">
        <w:t>está</w:t>
      </w:r>
      <w:r>
        <w:t xml:space="preserve"> en reparación se adelantó a decirle ella, me tomaré un taxi hacia mi casa. Nos vemos mañana.</w:t>
      </w:r>
    </w:p>
    <w:p w14:paraId="5719A5ED" w14:textId="77777777" w:rsidR="00165010" w:rsidRDefault="00422D18">
      <w:pPr>
        <w:ind w:left="720"/>
        <w:rPr>
          <w:rPrChange w:id="309" w:author="Author" w:date="2024-06-26T12:40:00Z">
            <w:rPr>
              <w:sz w:val="28"/>
            </w:rPr>
          </w:rPrChange>
        </w:rPr>
      </w:pPr>
      <w:r>
        <w:t>―  Un par de cervezas y después te llevo hasta tu departamento, le dijo James, abriéndole la puerta del coche.</w:t>
      </w:r>
    </w:p>
    <w:p w14:paraId="0DFF5F0D" w14:textId="084DD46D" w:rsidR="00165010" w:rsidRDefault="00422D18">
      <w:pPr>
        <w:ind w:left="720"/>
        <w:rPr>
          <w:rPrChange w:id="310" w:author="Author" w:date="2024-06-26T12:40:00Z">
            <w:rPr>
              <w:sz w:val="28"/>
            </w:rPr>
          </w:rPrChange>
        </w:rPr>
      </w:pPr>
      <w:r>
        <w:t xml:space="preserve">― Buena idea, </w:t>
      </w:r>
      <w:r w:rsidR="00F54961">
        <w:t>siempre</w:t>
      </w:r>
      <w:r>
        <w:t xml:space="preserve"> </w:t>
      </w:r>
      <w:r w:rsidR="00462522">
        <w:t>que</w:t>
      </w:r>
      <w:r>
        <w:t xml:space="preserve"> no sea para embriagarme, le contestó Linda, sonriendo.</w:t>
      </w:r>
    </w:p>
    <w:p w14:paraId="18EE230F" w14:textId="0554574C" w:rsidR="00165010" w:rsidRDefault="00000000">
      <w:pPr>
        <w:ind w:left="720"/>
        <w:rPr>
          <w:rPrChange w:id="311" w:author="Author" w:date="2024-06-26T12:40:00Z">
            <w:rPr>
              <w:sz w:val="28"/>
            </w:rPr>
          </w:rPrChange>
        </w:rPr>
      </w:pPr>
      <w:r>
        <w:t xml:space="preserve">Linda se </w:t>
      </w:r>
      <w:r w:rsidR="00F54961">
        <w:t>sentía</w:t>
      </w:r>
      <w:r>
        <w:t xml:space="preserve"> muy a gusto con James y era la primera vez </w:t>
      </w:r>
      <w:r w:rsidR="00462522">
        <w:t>que</w:t>
      </w:r>
      <w:r>
        <w:t xml:space="preserve"> estaban a solas en una cafetería. James le contó parte de su vida. La separación de su pareja y </w:t>
      </w:r>
      <w:r w:rsidR="00462522">
        <w:t>que</w:t>
      </w:r>
      <w:r>
        <w:t xml:space="preserve"> extrañaba mucho a su hijo Nick, </w:t>
      </w:r>
      <w:r w:rsidR="00462522">
        <w:t>que</w:t>
      </w:r>
      <w:r>
        <w:t xml:space="preserve"> </w:t>
      </w:r>
      <w:r w:rsidR="00F54961">
        <w:t>residía</w:t>
      </w:r>
      <w:r>
        <w:t xml:space="preserve"> en Liverpool, junto a su madre, y </w:t>
      </w:r>
      <w:r w:rsidR="00462522">
        <w:t>que</w:t>
      </w:r>
      <w:r>
        <w:t xml:space="preserve"> en pocas </w:t>
      </w:r>
      <w:r w:rsidR="00F54961">
        <w:t>ocasiones</w:t>
      </w:r>
      <w:r>
        <w:t xml:space="preserve"> lo venía a </w:t>
      </w:r>
      <w:r w:rsidR="00F54961">
        <w:t>visitar</w:t>
      </w:r>
      <w:r>
        <w:t>.</w:t>
      </w:r>
    </w:p>
    <w:p w14:paraId="02C3A5CF" w14:textId="70F19EBA" w:rsidR="00165010" w:rsidRDefault="00422D18">
      <w:pPr>
        <w:ind w:left="720"/>
        <w:rPr>
          <w:rPrChange w:id="312" w:author="Author" w:date="2024-06-26T12:40:00Z">
            <w:rPr>
              <w:sz w:val="28"/>
            </w:rPr>
          </w:rPrChange>
        </w:rPr>
      </w:pPr>
      <w:r>
        <w:t xml:space="preserve">― Mi vida es más sencilla, James, vivo con mi madre </w:t>
      </w:r>
      <w:r w:rsidR="00462522">
        <w:t>que</w:t>
      </w:r>
      <w:r>
        <w:t xml:space="preserve"> </w:t>
      </w:r>
      <w:r w:rsidR="00F54961">
        <w:t>quedó</w:t>
      </w:r>
      <w:r>
        <w:t xml:space="preserve"> viuda muy joven y </w:t>
      </w:r>
      <w:r w:rsidR="00462522">
        <w:t>que</w:t>
      </w:r>
      <w:r>
        <w:t xml:space="preserve"> me llena de mimos, pero me quiere casar, dijo sonriendo.</w:t>
      </w:r>
    </w:p>
    <w:p w14:paraId="26BCA1E2" w14:textId="7B1C92D0" w:rsidR="00165010" w:rsidRDefault="00422D18">
      <w:pPr>
        <w:ind w:left="720"/>
        <w:rPr>
          <w:rPrChange w:id="313" w:author="Author" w:date="2024-06-26T12:40:00Z">
            <w:rPr>
              <w:sz w:val="28"/>
            </w:rPr>
          </w:rPrChange>
        </w:rPr>
      </w:pPr>
      <w:r>
        <w:t xml:space="preserve">― Oportunidades no te deben faltar eres muy atractiva, le contestó él, bebiendo un sorbo de cerveza </w:t>
      </w:r>
      <w:r w:rsidR="00462522">
        <w:t>que</w:t>
      </w:r>
      <w:r>
        <w:t xml:space="preserve"> tenía frente a </w:t>
      </w:r>
      <w:r w:rsidR="00F54961">
        <w:t>él</w:t>
      </w:r>
      <w:r>
        <w:t>.</w:t>
      </w:r>
    </w:p>
    <w:p w14:paraId="2D9B30F9" w14:textId="01BCDAAF" w:rsidR="00165010" w:rsidRDefault="00000000">
      <w:pPr>
        <w:ind w:left="720"/>
        <w:rPr>
          <w:rPrChange w:id="314" w:author="Author" w:date="2024-06-26T12:40:00Z">
            <w:rPr>
              <w:sz w:val="28"/>
            </w:rPr>
          </w:rPrChange>
        </w:rPr>
      </w:pPr>
      <w:r>
        <w:t xml:space="preserve">Linda se sonrojó </w:t>
      </w:r>
      <w:r w:rsidR="00071913">
        <w:t xml:space="preserve">― </w:t>
      </w:r>
      <w:r>
        <w:t xml:space="preserve">Tengo un par de amigas </w:t>
      </w:r>
      <w:r w:rsidR="00462522">
        <w:t>que</w:t>
      </w:r>
      <w:r>
        <w:t xml:space="preserve"> vamos algún sábado a bailar. No más </w:t>
      </w:r>
      <w:r w:rsidR="00462522">
        <w:t>que</w:t>
      </w:r>
      <w:r>
        <w:t xml:space="preserve"> eso.</w:t>
      </w:r>
    </w:p>
    <w:p w14:paraId="35B29115" w14:textId="5F349116" w:rsidR="00165010" w:rsidRDefault="00422D18">
      <w:pPr>
        <w:ind w:left="720"/>
        <w:rPr>
          <w:rPrChange w:id="315" w:author="Author" w:date="2024-06-26T12:40:00Z">
            <w:rPr>
              <w:sz w:val="28"/>
            </w:rPr>
          </w:rPrChange>
        </w:rPr>
      </w:pPr>
      <w:r>
        <w:t>―  ¿</w:t>
      </w:r>
      <w:r w:rsidR="00462522">
        <w:t>Por qué</w:t>
      </w:r>
      <w:r>
        <w:t>?  ¿A caso no quieres compromisos?</w:t>
      </w:r>
    </w:p>
    <w:p w14:paraId="1E749731" w14:textId="299E4FF3" w:rsidR="00165010" w:rsidRDefault="00000000">
      <w:pPr>
        <w:ind w:left="720"/>
        <w:rPr>
          <w:rPrChange w:id="316" w:author="Author" w:date="2024-06-26T12:40:00Z">
            <w:rPr>
              <w:sz w:val="28"/>
            </w:rPr>
          </w:rPrChange>
        </w:rPr>
      </w:pPr>
      <w:r>
        <w:t xml:space="preserve">Linda tardó unos segundos en contestar </w:t>
      </w:r>
      <w:r w:rsidR="00071913">
        <w:t xml:space="preserve">― </w:t>
      </w:r>
      <w:r>
        <w:t xml:space="preserve">Creo </w:t>
      </w:r>
      <w:r w:rsidR="00F54961">
        <w:t>que</w:t>
      </w:r>
      <w:r>
        <w:t xml:space="preserve"> todavía no me </w:t>
      </w:r>
      <w:r w:rsidR="00F54961">
        <w:t>ha</w:t>
      </w:r>
      <w:r>
        <w:t xml:space="preserve"> llegado el momento de tener una relación seria.</w:t>
      </w:r>
    </w:p>
    <w:p w14:paraId="79D8EDFE" w14:textId="72A25AE7" w:rsidR="00165010" w:rsidRDefault="00000000">
      <w:pPr>
        <w:ind w:left="720"/>
        <w:rPr>
          <w:rPrChange w:id="317" w:author="Author" w:date="2024-06-26T12:40:00Z">
            <w:rPr>
              <w:sz w:val="28"/>
            </w:rPr>
          </w:rPrChange>
        </w:rPr>
      </w:pPr>
      <w:r>
        <w:t xml:space="preserve">James solamente la miró y </w:t>
      </w:r>
      <w:r w:rsidR="00F54961">
        <w:t>asintió</w:t>
      </w:r>
      <w:r>
        <w:t xml:space="preserve"> levemente con la cabeza.</w:t>
      </w:r>
    </w:p>
    <w:p w14:paraId="122F1626" w14:textId="7553C35A" w:rsidR="00165010" w:rsidRDefault="00422D18">
      <w:pPr>
        <w:ind w:left="720"/>
        <w:rPr>
          <w:rPrChange w:id="318" w:author="Author" w:date="2024-06-26T12:40:00Z">
            <w:rPr>
              <w:sz w:val="28"/>
            </w:rPr>
          </w:rPrChange>
        </w:rPr>
      </w:pPr>
      <w:r>
        <w:t xml:space="preserve">― Cuando James la llevó a su departamento, un edificio antiguo en una avenida ancha, la despidió con un beso en el rostro, ella lo miró, con los ojos azules y profundos, y, de repente, le dio un suave beso en los labios y se bajó en </w:t>
      </w:r>
      <w:r w:rsidR="00F54961">
        <w:t>silencio</w:t>
      </w:r>
      <w:r>
        <w:t xml:space="preserve"> del automóvil.</w:t>
      </w:r>
    </w:p>
    <w:p w14:paraId="1BCF87FA" w14:textId="054EA2C0" w:rsidR="00954A22" w:rsidRDefault="00422D18">
      <w:pPr>
        <w:ind w:left="720"/>
      </w:pPr>
      <w:r>
        <w:t>― En verdad no lo esperaba se dijo James sorprendido, tocándose los labios cuando Linda se alejaba.</w:t>
      </w:r>
      <w:r w:rsidR="00954A22">
        <w:br w:type="page"/>
      </w:r>
      <w:r>
        <w:lastRenderedPageBreak/>
        <w:t xml:space="preserve">Recostada en su cama y vestida y con los zapatos puestos, Linda se maldijo haber besado en los labios a Janes, no </w:t>
      </w:r>
      <w:r w:rsidR="00462522">
        <w:t>porque</w:t>
      </w:r>
      <w:r>
        <w:t xml:space="preserve"> no lo atraía, </w:t>
      </w:r>
      <w:r w:rsidR="00F54961">
        <w:t>simplemente</w:t>
      </w:r>
      <w:r>
        <w:t xml:space="preserve">, no </w:t>
      </w:r>
      <w:r w:rsidR="00F01BE6">
        <w:t>quería</w:t>
      </w:r>
      <w:r>
        <w:t xml:space="preserve"> demostrarle su interés abiertamente, pensó, en sus compañeros sí James se lo llegara a contar, más allá </w:t>
      </w:r>
      <w:r w:rsidR="00462522">
        <w:t>que</w:t>
      </w:r>
      <w:r>
        <w:t xml:space="preserve"> fue un </w:t>
      </w:r>
      <w:r w:rsidR="00F54961">
        <w:t>simple</w:t>
      </w:r>
      <w:r>
        <w:t xml:space="preserve"> beso. Recordó a William cuando tenía 16 años, un romance con besos ardientes,  </w:t>
      </w:r>
      <w:r w:rsidR="00462522">
        <w:t>que</w:t>
      </w:r>
      <w:r>
        <w:t xml:space="preserve"> se cortó bruscamente cuando los padres de </w:t>
      </w:r>
      <w:r w:rsidR="00F54961">
        <w:t>él</w:t>
      </w:r>
      <w:r>
        <w:t xml:space="preserve"> decidieron irse a vivir a Canadá. También, tuvo un corto noviazgo con un compañero irlandés, de nombre Mark, en la escuela de policía, Scotland Yard, pero un día Mark le confesó </w:t>
      </w:r>
      <w:r w:rsidR="00462522">
        <w:t>que</w:t>
      </w:r>
      <w:r>
        <w:t xml:space="preserve"> también le gustaban los hombres y se alejó. Entonces, se enfocó de lleno en los estudios hasta llegar hacer una oficial de carrera muy joven en investigaciones criminales, como su padre, Patrick </w:t>
      </w:r>
      <w:r w:rsidR="00462522">
        <w:t>que</w:t>
      </w:r>
      <w:r>
        <w:t xml:space="preserve"> murió en manos de una terrible enfermedad. También, de chica practicó artes marciales, y posee con orgullo el cinturón negro colgado en un </w:t>
      </w:r>
      <w:r w:rsidR="00F54961">
        <w:t>armario</w:t>
      </w:r>
      <w:r>
        <w:t>.</w:t>
      </w:r>
    </w:p>
    <w:p w14:paraId="2755C097" w14:textId="4DF1C89E" w:rsidR="00283026" w:rsidRDefault="00000000">
      <w:pPr>
        <w:ind w:left="720"/>
      </w:pPr>
      <w:r>
        <w:t xml:space="preserve"> Hasta </w:t>
      </w:r>
      <w:r w:rsidR="00462522">
        <w:t>que</w:t>
      </w:r>
      <w:r>
        <w:t xml:space="preserve"> conoció a James y sus sueños empezaron a cambiar. Sabía </w:t>
      </w:r>
      <w:r w:rsidR="00462522">
        <w:t>que</w:t>
      </w:r>
      <w:r>
        <w:t xml:space="preserve"> no iba hacer un compañero más, pero no lo </w:t>
      </w:r>
      <w:r w:rsidR="00C364F3">
        <w:t>quería</w:t>
      </w:r>
      <w:r>
        <w:t xml:space="preserve"> demostrar. James, tuvo sus conflictos con la separación de su pareja; </w:t>
      </w:r>
      <w:r w:rsidR="00462522">
        <w:t>que</w:t>
      </w:r>
      <w:r>
        <w:t xml:space="preserve"> no puede olvidar, un hijo adolescente </w:t>
      </w:r>
      <w:r w:rsidR="00462522">
        <w:t>que</w:t>
      </w:r>
      <w:r>
        <w:t xml:space="preserve"> extraña ,y algunos </w:t>
      </w:r>
      <w:r w:rsidR="00C364F3">
        <w:t>problemas</w:t>
      </w:r>
      <w:r>
        <w:t xml:space="preserve"> con las drogas y el alcohol, </w:t>
      </w:r>
      <w:r w:rsidR="00462522">
        <w:t>que</w:t>
      </w:r>
      <w:r>
        <w:t xml:space="preserve"> le costó un ascenso, según lo </w:t>
      </w:r>
      <w:r w:rsidR="00462522">
        <w:t>que</w:t>
      </w:r>
      <w:r>
        <w:t xml:space="preserve"> le contó Grace.</w:t>
      </w:r>
      <w:r w:rsidR="00283026">
        <w:br w:type="page"/>
      </w:r>
      <w:r>
        <w:lastRenderedPageBreak/>
        <w:t xml:space="preserve">Rumbo a Londres James, no dejaba de pensar en el beso inesperado </w:t>
      </w:r>
      <w:r w:rsidR="00462522">
        <w:t>que</w:t>
      </w:r>
      <w:r>
        <w:t xml:space="preserve"> le dio Linda.  Si de algo </w:t>
      </w:r>
      <w:r w:rsidR="00E23FA5">
        <w:t>está</w:t>
      </w:r>
      <w:r>
        <w:t xml:space="preserve"> seguro es </w:t>
      </w:r>
      <w:r w:rsidR="00462522">
        <w:t>que</w:t>
      </w:r>
      <w:r>
        <w:t xml:space="preserve"> Linda no es de a</w:t>
      </w:r>
      <w:r w:rsidR="00462522">
        <w:t>que</w:t>
      </w:r>
      <w:r>
        <w:t xml:space="preserve">llas mujeres </w:t>
      </w:r>
      <w:r w:rsidR="00462522">
        <w:t>que</w:t>
      </w:r>
      <w:r>
        <w:t xml:space="preserve"> se regalan tan fácilmente. Exhaló y golpeó con la palma de la mano el volante </w:t>
      </w:r>
      <w:r w:rsidR="00071913">
        <w:t xml:space="preserve">― </w:t>
      </w:r>
      <w:r>
        <w:t xml:space="preserve">Bueno, fue sólo un beso, </w:t>
      </w:r>
      <w:r w:rsidR="00462522">
        <w:t>que</w:t>
      </w:r>
      <w:r>
        <w:t xml:space="preserve"> le hizo recordar sonriendo los años buenos </w:t>
      </w:r>
      <w:r w:rsidR="00462522">
        <w:t>que</w:t>
      </w:r>
      <w:r>
        <w:t xml:space="preserve"> vivió con Katherine, seguramente, mañana lo olvidará. Nunca fue proclive a tener una relación con una compañera, pensando, quizás, lo </w:t>
      </w:r>
      <w:r w:rsidR="00E23FA5">
        <w:t>que</w:t>
      </w:r>
      <w:r>
        <w:t xml:space="preserve"> vivió un par de años un compañero de su equipo, </w:t>
      </w:r>
      <w:r w:rsidR="00462522">
        <w:t>que</w:t>
      </w:r>
      <w:r>
        <w:t xml:space="preserve"> su pareja oficial como el, murió en sus brazos en un enfrentamiento con delincuentes, en un barrio del bajo londinense. </w:t>
      </w:r>
    </w:p>
    <w:p w14:paraId="1C3D130F" w14:textId="02F033EF" w:rsidR="00954A22" w:rsidRDefault="00000000">
      <w:pPr>
        <w:ind w:left="720"/>
      </w:pPr>
      <w:r>
        <w:t xml:space="preserve">El beso de Linda le dejó un gusto a perfume, </w:t>
      </w:r>
      <w:r w:rsidR="00462522">
        <w:t>que</w:t>
      </w:r>
      <w:r>
        <w:t xml:space="preserve"> no </w:t>
      </w:r>
      <w:r w:rsidR="00E23FA5">
        <w:t>quisiera</w:t>
      </w:r>
      <w:r>
        <w:t xml:space="preserve"> </w:t>
      </w:r>
      <w:r w:rsidR="00462522">
        <w:t>que</w:t>
      </w:r>
      <w:r>
        <w:t xml:space="preserve"> se repita, </w:t>
      </w:r>
      <w:r w:rsidR="00462522">
        <w:t>porque</w:t>
      </w:r>
      <w:r>
        <w:t xml:space="preserve"> no </w:t>
      </w:r>
      <w:r w:rsidR="00062A14">
        <w:t>está</w:t>
      </w:r>
      <w:r>
        <w:t xml:space="preserve"> para arruinarle la vida a nadie y menos a ella en estos momentos, más allá </w:t>
      </w:r>
      <w:r w:rsidR="00462522">
        <w:t>que</w:t>
      </w:r>
      <w:r>
        <w:t xml:space="preserve"> de a poco </w:t>
      </w:r>
      <w:r w:rsidR="00E23FA5">
        <w:t>está</w:t>
      </w:r>
      <w:r>
        <w:t xml:space="preserve"> saliendo de sus </w:t>
      </w:r>
      <w:r w:rsidR="00E23FA5">
        <w:t>problemas</w:t>
      </w:r>
      <w:r>
        <w:t>, se dijo, acelerando el coche.</w:t>
      </w:r>
      <w:r w:rsidR="00954A22">
        <w:br w:type="page"/>
      </w:r>
      <w:r>
        <w:lastRenderedPageBreak/>
        <w:t xml:space="preserve">Irina beso a Grace no con la </w:t>
      </w:r>
      <w:r w:rsidR="00E23FA5">
        <w:t>pasión</w:t>
      </w:r>
      <w:r>
        <w:t xml:space="preserve"> de </w:t>
      </w:r>
      <w:r w:rsidR="00E23FA5">
        <w:t>siempre</w:t>
      </w:r>
      <w:r>
        <w:t xml:space="preserve"> y se sentó en un </w:t>
      </w:r>
      <w:r w:rsidR="00E23FA5">
        <w:t>sillón</w:t>
      </w:r>
      <w:r>
        <w:t xml:space="preserve"> con las manos en la cabeza. Grace arrugó la frente y se sentó a su lado.</w:t>
      </w:r>
    </w:p>
    <w:p w14:paraId="01B36B4C" w14:textId="4AE0CA1D" w:rsidR="00165010" w:rsidRDefault="00422D18">
      <w:pPr>
        <w:ind w:left="720"/>
        <w:rPr>
          <w:rPrChange w:id="319" w:author="Author" w:date="2024-06-26T12:40:00Z">
            <w:rPr>
              <w:sz w:val="28"/>
            </w:rPr>
          </w:rPrChange>
        </w:rPr>
      </w:pPr>
      <w:r>
        <w:t xml:space="preserve">― </w:t>
      </w:r>
      <w:r w:rsidR="004172AE">
        <w:t xml:space="preserve">¿Qué </w:t>
      </w:r>
      <w:r>
        <w:t>te sucede?, le preguntó Grace, mitad en serio mitad en broma, poniéndole  la mano en una pierna ― .¿A caso te enamoraste de otra mujer y te cuesta confesarlo?</w:t>
      </w:r>
    </w:p>
    <w:p w14:paraId="5B27F748" w14:textId="10EB1AA3" w:rsidR="00165010" w:rsidRDefault="00422D18">
      <w:pPr>
        <w:ind w:left="720"/>
        <w:rPr>
          <w:rPrChange w:id="320" w:author="Author" w:date="2024-06-26T12:40:00Z">
            <w:rPr>
              <w:sz w:val="28"/>
            </w:rPr>
          </w:rPrChange>
        </w:rPr>
      </w:pPr>
      <w:r>
        <w:t xml:space="preserve">― De </w:t>
      </w:r>
      <w:r w:rsidR="00462522">
        <w:t>que</w:t>
      </w:r>
      <w:r>
        <w:t xml:space="preserve"> </w:t>
      </w:r>
      <w:r w:rsidR="00E23FA5">
        <w:t>estás</w:t>
      </w:r>
      <w:r>
        <w:t xml:space="preserve"> hablando, le reprochó Irina con los ojos color miel, humedecidos por las </w:t>
      </w:r>
      <w:r w:rsidR="00E23FA5">
        <w:t>lágrimas</w:t>
      </w:r>
      <w:r>
        <w:t xml:space="preserve"> </w:t>
      </w:r>
      <w:r w:rsidR="00071913">
        <w:t xml:space="preserve">― </w:t>
      </w:r>
      <w:r>
        <w:t xml:space="preserve">Es </w:t>
      </w:r>
      <w:r w:rsidR="00462522">
        <w:t>que</w:t>
      </w:r>
      <w:r>
        <w:t xml:space="preserve"> tengo un problema y no encuentro la forma de confesarlo.</w:t>
      </w:r>
    </w:p>
    <w:p w14:paraId="27467999" w14:textId="5863FEFF" w:rsidR="00165010" w:rsidRDefault="00422D18">
      <w:pPr>
        <w:ind w:left="720"/>
        <w:rPr>
          <w:rPrChange w:id="321" w:author="Author" w:date="2024-06-26T12:40:00Z">
            <w:rPr>
              <w:sz w:val="28"/>
            </w:rPr>
          </w:rPrChange>
        </w:rPr>
      </w:pPr>
      <w:r>
        <w:t xml:space="preserve">― ¿Qué clase de </w:t>
      </w:r>
      <w:r w:rsidR="00E23FA5">
        <w:t>problemas</w:t>
      </w:r>
      <w:r>
        <w:t xml:space="preserve"> tienes?, le preguntó Grace mirándola fijamente.</w:t>
      </w:r>
    </w:p>
    <w:p w14:paraId="55B3B766" w14:textId="3B3EA133" w:rsidR="00165010" w:rsidRDefault="00422D18">
      <w:pPr>
        <w:ind w:left="720"/>
        <w:rPr>
          <w:rPrChange w:id="322" w:author="Author" w:date="2024-06-26T12:40:00Z">
            <w:rPr>
              <w:sz w:val="28"/>
            </w:rPr>
          </w:rPrChange>
        </w:rPr>
      </w:pPr>
      <w:r>
        <w:t xml:space="preserve">― La empresa donde trabajo, me traslada a Oslo por seis meses para cumplir una licencia por maternidad </w:t>
      </w:r>
      <w:r w:rsidR="00462522">
        <w:t>que</w:t>
      </w:r>
      <w:r>
        <w:t xml:space="preserve"> seguramente pueden ser más semanas, le aclaró Irina.</w:t>
      </w:r>
    </w:p>
    <w:p w14:paraId="6A8FB592" w14:textId="4C8C100C" w:rsidR="00165010" w:rsidRDefault="00422D18">
      <w:pPr>
        <w:ind w:left="720"/>
        <w:rPr>
          <w:rPrChange w:id="323" w:author="Author" w:date="2024-06-26T12:40:00Z">
            <w:rPr>
              <w:sz w:val="28"/>
            </w:rPr>
          </w:rPrChange>
        </w:rPr>
      </w:pPr>
      <w:r>
        <w:t xml:space="preserve">― Bueno, le respondió Grace, moviendo los hombros </w:t>
      </w:r>
      <w:r w:rsidR="00071913">
        <w:t xml:space="preserve">― </w:t>
      </w:r>
      <w:r>
        <w:t xml:space="preserve">Creí </w:t>
      </w:r>
      <w:r w:rsidR="00462522">
        <w:t>que</w:t>
      </w:r>
      <w:r>
        <w:t xml:space="preserve"> se trataba de algo más grave, como por ejemplo </w:t>
      </w:r>
      <w:r w:rsidR="00462522">
        <w:t>que</w:t>
      </w:r>
      <w:r>
        <w:t xml:space="preserve"> pasé a segundo plano en tu vida.</w:t>
      </w:r>
    </w:p>
    <w:p w14:paraId="26358300" w14:textId="42125DC4" w:rsidR="00165010" w:rsidRDefault="00000000">
      <w:pPr>
        <w:ind w:left="720"/>
        <w:rPr>
          <w:rPrChange w:id="324" w:author="Author" w:date="2024-06-26T12:40:00Z">
            <w:rPr>
              <w:sz w:val="28"/>
            </w:rPr>
          </w:rPrChange>
        </w:rPr>
      </w:pPr>
      <w:r>
        <w:t xml:space="preserve">Irina sonrió a medias </w:t>
      </w:r>
      <w:r w:rsidR="00071913">
        <w:t xml:space="preserve">― </w:t>
      </w:r>
      <w:r>
        <w:t xml:space="preserve">Sabes </w:t>
      </w:r>
      <w:r w:rsidR="00462522">
        <w:t>que</w:t>
      </w:r>
      <w:r>
        <w:t xml:space="preserve"> eso no va a suceder, es mucho lo </w:t>
      </w:r>
      <w:r w:rsidR="000828F5">
        <w:t>que</w:t>
      </w:r>
      <w:r>
        <w:t xml:space="preserve"> </w:t>
      </w:r>
      <w:r w:rsidR="00E23FA5">
        <w:t>siento</w:t>
      </w:r>
      <w:r>
        <w:t xml:space="preserve"> por ti, más te diría hasta había pensado decirte </w:t>
      </w:r>
      <w:r w:rsidR="00462522">
        <w:t>que</w:t>
      </w:r>
      <w:r>
        <w:t xml:space="preserve"> podríamos vivir juntas, dijo abrazándola.</w:t>
      </w:r>
    </w:p>
    <w:p w14:paraId="6DEF4C1F" w14:textId="11D7DBB0" w:rsidR="00165010" w:rsidRDefault="00422D18">
      <w:pPr>
        <w:ind w:left="720"/>
        <w:rPr>
          <w:rPrChange w:id="325" w:author="Author" w:date="2024-06-26T12:40:00Z">
            <w:rPr>
              <w:sz w:val="28"/>
            </w:rPr>
          </w:rPrChange>
        </w:rPr>
      </w:pPr>
      <w:r>
        <w:t xml:space="preserve">― Cuando vuelvas lo resolveremos, pero igualmente te diré </w:t>
      </w:r>
      <w:r w:rsidR="00462522">
        <w:t>que</w:t>
      </w:r>
      <w:r>
        <w:t xml:space="preserve"> no está en mis planes, vivir juntas.</w:t>
      </w:r>
    </w:p>
    <w:p w14:paraId="10483926" w14:textId="2851ADDB" w:rsidR="00165010" w:rsidRDefault="00000000">
      <w:pPr>
        <w:ind w:left="720"/>
        <w:rPr>
          <w:rPrChange w:id="326" w:author="Author" w:date="2024-06-26T12:40:00Z">
            <w:rPr>
              <w:sz w:val="28"/>
            </w:rPr>
          </w:rPrChange>
        </w:rPr>
      </w:pPr>
      <w:r>
        <w:t xml:space="preserve">Irina </w:t>
      </w:r>
      <w:r w:rsidR="00E23FA5">
        <w:t>arqueó</w:t>
      </w:r>
      <w:r>
        <w:t xml:space="preserve"> un ceja</w:t>
      </w:r>
      <w:r w:rsidR="00071913">
        <w:t xml:space="preserve">― </w:t>
      </w:r>
      <w:r>
        <w:t>¿</w:t>
      </w:r>
      <w:r w:rsidR="00462522">
        <w:t>Por qué</w:t>
      </w:r>
      <w:r>
        <w:t xml:space="preserve">. Acaso no es suficiente lo nuestro?. </w:t>
      </w:r>
    </w:p>
    <w:p w14:paraId="3DC53242" w14:textId="1DEE923D" w:rsidR="00165010" w:rsidRDefault="00000000">
      <w:pPr>
        <w:ind w:left="720"/>
        <w:rPr>
          <w:rPrChange w:id="327" w:author="Author" w:date="2024-06-26T12:40:00Z">
            <w:rPr>
              <w:sz w:val="28"/>
            </w:rPr>
          </w:rPrChange>
        </w:rPr>
      </w:pPr>
      <w:r>
        <w:t xml:space="preserve">Lo es, pero mi </w:t>
      </w:r>
      <w:r w:rsidR="00E23FA5">
        <w:t>profesión</w:t>
      </w:r>
      <w:r>
        <w:t xml:space="preserve"> en algún momento se pone muy estresante y peligrosa, y cuando vuelvo a casa no tengo ganas de hablar con nadie, o </w:t>
      </w:r>
      <w:r w:rsidR="00462522">
        <w:t>que</w:t>
      </w:r>
      <w:r>
        <w:t xml:space="preserve"> te llamen a la madrugada por un operativo, es </w:t>
      </w:r>
      <w:r w:rsidR="00E23FA5">
        <w:t>simplemente</w:t>
      </w:r>
      <w:r>
        <w:t xml:space="preserve"> eso ¿, le respondió Grace. acariciándole el cabello largo y dorado en ese cuerpo joven y ardiente </w:t>
      </w:r>
      <w:r w:rsidR="00462522">
        <w:t>que</w:t>
      </w:r>
      <w:r>
        <w:t xml:space="preserve"> la seducía y le hacía perder la cabeza cuando estaba frente a ella.</w:t>
      </w:r>
    </w:p>
    <w:p w14:paraId="5125E471" w14:textId="4218A4DE" w:rsidR="00165010" w:rsidRDefault="00422D18">
      <w:pPr>
        <w:ind w:left="720"/>
        <w:rPr>
          <w:rPrChange w:id="328" w:author="Author" w:date="2024-06-26T12:40:00Z">
            <w:rPr>
              <w:sz w:val="28"/>
            </w:rPr>
          </w:rPrChange>
        </w:rPr>
      </w:pPr>
      <w:r>
        <w:t xml:space="preserve">― ¿Pero yo no soy nadie para ti? Te recuerdo </w:t>
      </w:r>
      <w:r w:rsidR="00462522">
        <w:t>que</w:t>
      </w:r>
      <w:r>
        <w:t xml:space="preserve"> soy tu pareja, tu conejita, como me dices </w:t>
      </w:r>
      <w:r w:rsidR="00E23FA5">
        <w:t>siempre</w:t>
      </w:r>
      <w:r>
        <w:t>, le contestó Irina con tono de reproche.</w:t>
      </w:r>
    </w:p>
    <w:p w14:paraId="35B9B46B" w14:textId="44FDBFE0" w:rsidR="00165010" w:rsidRDefault="00422D18">
      <w:pPr>
        <w:ind w:left="720"/>
        <w:rPr>
          <w:rPrChange w:id="329" w:author="Author" w:date="2024-06-26T12:40:00Z">
            <w:rPr>
              <w:sz w:val="28"/>
            </w:rPr>
          </w:rPrChange>
        </w:rPr>
      </w:pPr>
      <w:r>
        <w:t xml:space="preserve">― Eres más </w:t>
      </w:r>
      <w:r w:rsidR="00462522">
        <w:t>que</w:t>
      </w:r>
      <w:r>
        <w:t xml:space="preserve"> eso y lo </w:t>
      </w:r>
      <w:r w:rsidR="00E23FA5">
        <w:t>sabes</w:t>
      </w:r>
      <w:r>
        <w:t>, pero sácate esa tonta idea de la cabeza de</w:t>
      </w:r>
    </w:p>
    <w:p w14:paraId="304B3FE5" w14:textId="77777777" w:rsidR="00165010" w:rsidRDefault="00000000">
      <w:pPr>
        <w:ind w:left="720"/>
        <w:rPr>
          <w:rPrChange w:id="330" w:author="Author" w:date="2024-06-26T12:40:00Z">
            <w:rPr>
              <w:sz w:val="28"/>
            </w:rPr>
          </w:rPrChange>
        </w:rPr>
      </w:pPr>
      <w:r>
        <w:t xml:space="preserve"> hacer un trio con otra mujer, eres solamente mía.</w:t>
      </w:r>
    </w:p>
    <w:p w14:paraId="51DEF18F" w14:textId="62C11240" w:rsidR="00165010" w:rsidRDefault="00000000">
      <w:pPr>
        <w:ind w:left="720"/>
        <w:rPr>
          <w:rPrChange w:id="331" w:author="Author" w:date="2024-06-26T12:40:00Z">
            <w:rPr>
              <w:sz w:val="28"/>
            </w:rPr>
          </w:rPrChange>
        </w:rPr>
      </w:pPr>
      <w:r>
        <w:t xml:space="preserve"> ― Una cosa no quita la otra, es un juego sexual y realmente me gustaría hacerlo, le respondió con una sonrisa seductora, y la besó </w:t>
      </w:r>
      <w:r w:rsidR="00E23FA5">
        <w:t>apasionadamente</w:t>
      </w:r>
      <w:r>
        <w:t xml:space="preserve">, Grace no le contestó y se dejó caer en el </w:t>
      </w:r>
      <w:r w:rsidR="00E23FA5">
        <w:t>sillón</w:t>
      </w:r>
      <w:r>
        <w:t xml:space="preserve"> mientras se despojaba de sus ropas, como dando la sensación </w:t>
      </w:r>
      <w:r w:rsidR="00462522">
        <w:t>que</w:t>
      </w:r>
      <w:r>
        <w:t xml:space="preserve"> ahora la había convencido con la propuesta.</w:t>
      </w:r>
    </w:p>
    <w:p w14:paraId="58DDACE5" w14:textId="0AB68CC3" w:rsidR="00852C1B" w:rsidRDefault="00000000">
      <w:pPr>
        <w:ind w:left="720"/>
      </w:pPr>
      <w:r>
        <w:t xml:space="preserve">Grace se dejaba seducir por Irina, y hacia todo para hacerla feliz, seguramente, en algún momento acedera al trio, y también se drogarían, viviendo una noche de placer. Pero ella es todo lo contrario con su </w:t>
      </w:r>
      <w:r w:rsidR="00E23FA5">
        <w:t>profesión</w:t>
      </w:r>
      <w:r>
        <w:t xml:space="preserve">, férrea en tomar </w:t>
      </w:r>
      <w:r w:rsidR="00E23FA5">
        <w:t>decisiones</w:t>
      </w:r>
      <w:r>
        <w:t xml:space="preserve">, </w:t>
      </w:r>
      <w:r w:rsidR="00E23FA5">
        <w:t>siempre</w:t>
      </w:r>
      <w:r>
        <w:t xml:space="preserve"> va al frente en cualquier enfrentamiento con delincuentes, amiga incondicional de James y buena compañera del grupo comando.</w:t>
      </w:r>
    </w:p>
    <w:p w14:paraId="42939572" w14:textId="4B3EBBEF" w:rsidR="00852C1B" w:rsidRDefault="00852C1B">
      <w:pPr>
        <w:ind w:left="720"/>
      </w:pPr>
    </w:p>
    <w:p w14:paraId="6F2CD560" w14:textId="77777777" w:rsidR="00852C1B" w:rsidRDefault="00852C1B" w:rsidP="008A3B13">
      <w:pPr>
        <w:ind w:left="720"/>
        <w:jc w:val="center"/>
      </w:pPr>
      <w:r>
        <w:t>******</w:t>
      </w:r>
    </w:p>
    <w:p w14:paraId="2602AEA6" w14:textId="77777777" w:rsidR="00852C1B" w:rsidRDefault="00852C1B">
      <w:pPr>
        <w:ind w:left="720"/>
      </w:pPr>
    </w:p>
    <w:p w14:paraId="4FF2EA00" w14:textId="061DE5DA" w:rsidR="00165010" w:rsidRDefault="00000000">
      <w:pPr>
        <w:ind w:left="720"/>
        <w:rPr>
          <w:rPrChange w:id="332" w:author="Author" w:date="2024-06-26T12:40:00Z">
            <w:rPr>
              <w:sz w:val="28"/>
            </w:rPr>
          </w:rPrChange>
        </w:rPr>
      </w:pPr>
      <w:r>
        <w:t xml:space="preserve">Cuando Linda enfrentó a Janes esa mañana se sonrojó y trató de eludirlo yendo en busca del café para todos sus compañeros. James la </w:t>
      </w:r>
      <w:r w:rsidR="00E23FA5">
        <w:t>siguió</w:t>
      </w:r>
      <w:r>
        <w:t xml:space="preserve">, a solas la tomó el hombro y cuando la tubo frente a </w:t>
      </w:r>
      <w:r w:rsidR="00E23FA5">
        <w:t>él</w:t>
      </w:r>
      <w:r>
        <w:t xml:space="preserve"> le dio un beso en los labios, Linda abrió sus ojos se abrieron desmesuradamente, </w:t>
      </w:r>
      <w:r w:rsidR="00E23FA5">
        <w:t>aunque</w:t>
      </w:r>
      <w:r>
        <w:t xml:space="preserve"> sorprendida no hizo nada para separarse.</w:t>
      </w:r>
    </w:p>
    <w:p w14:paraId="698A21A9" w14:textId="0FB76841" w:rsidR="00954A22" w:rsidRDefault="00422D18">
      <w:pPr>
        <w:ind w:left="720"/>
      </w:pPr>
      <w:r>
        <w:t xml:space="preserve">― Estamos a mano, le dijo el con una sonrisa, y se alejó del lugar, dejando a Linda </w:t>
      </w:r>
      <w:r w:rsidR="00E23FA5">
        <w:t>sin</w:t>
      </w:r>
      <w:r>
        <w:t xml:space="preserve"> saber </w:t>
      </w:r>
      <w:r w:rsidR="00462522">
        <w:t>que</w:t>
      </w:r>
      <w:r>
        <w:t xml:space="preserve"> responder, pero irradiando felicidad.</w:t>
      </w:r>
      <w:r w:rsidR="00954A22">
        <w:br w:type="page"/>
      </w:r>
      <w:r>
        <w:lastRenderedPageBreak/>
        <w:t xml:space="preserve">― Hoy tenemos </w:t>
      </w:r>
      <w:r w:rsidR="00E23FA5">
        <w:t>que</w:t>
      </w:r>
      <w:r>
        <w:t xml:space="preserve"> volver a Maldon, más precisamente, donde fue encontrada en el rio, frente al monte la cabeza de </w:t>
      </w:r>
      <w:r w:rsidR="003C63D1">
        <w:t>Janica</w:t>
      </w:r>
      <w:r>
        <w:t xml:space="preserve"> </w:t>
      </w:r>
      <w:r w:rsidR="003C63D1">
        <w:t>Novak</w:t>
      </w:r>
      <w:r>
        <w:t xml:space="preserve">, comento James. </w:t>
      </w:r>
    </w:p>
    <w:p w14:paraId="12DC6763" w14:textId="035675E5" w:rsidR="00165010" w:rsidRDefault="00000000">
      <w:pPr>
        <w:ind w:left="720"/>
        <w:rPr>
          <w:rPrChange w:id="333" w:author="Author" w:date="2024-06-26T12:40:00Z">
            <w:rPr>
              <w:sz w:val="28"/>
            </w:rPr>
          </w:rPrChange>
        </w:rPr>
      </w:pPr>
      <w:r>
        <w:t xml:space="preserve">La policía </w:t>
      </w:r>
      <w:r w:rsidR="00E23FA5">
        <w:t>científica</w:t>
      </w:r>
      <w:r>
        <w:t xml:space="preserve"> le pidió a la </w:t>
      </w:r>
      <w:r w:rsidR="00E23FA5">
        <w:t>división</w:t>
      </w:r>
      <w:r>
        <w:t xml:space="preserve"> canina perros adiestrados para rastrear cuerpos enterrado bajo tierra, y también lo van hacer en lancha por el río, los perros entrenados huelen el olor de los gases </w:t>
      </w:r>
      <w:r w:rsidR="00462522">
        <w:t>que</w:t>
      </w:r>
      <w:r>
        <w:t xml:space="preserve"> emana un cadáver o restos humanos en </w:t>
      </w:r>
      <w:r w:rsidR="00E23FA5">
        <w:t>descomposición</w:t>
      </w:r>
      <w:r>
        <w:t xml:space="preserve"> sumergido, dijo Grace, bebiendo un sorbo de café.</w:t>
      </w:r>
    </w:p>
    <w:p w14:paraId="2C76FBA3" w14:textId="1D13C10C" w:rsidR="00165010" w:rsidRDefault="007D2EFA">
      <w:pPr>
        <w:ind w:left="720"/>
        <w:rPr>
          <w:rPrChange w:id="334" w:author="Author" w:date="2024-06-26T12:40:00Z">
            <w:rPr>
              <w:sz w:val="28"/>
            </w:rPr>
          </w:rPrChange>
        </w:rPr>
      </w:pPr>
      <w:r>
        <w:t>Arthur</w:t>
      </w:r>
      <w:r w:rsidR="00000000">
        <w:t xml:space="preserve">, movió la cabeza con gesto negativo </w:t>
      </w:r>
      <w:r w:rsidR="00071913">
        <w:t xml:space="preserve">― </w:t>
      </w:r>
      <w:r w:rsidR="00000000">
        <w:t xml:space="preserve">No creo </w:t>
      </w:r>
      <w:r w:rsidR="00E23FA5">
        <w:t>que</w:t>
      </w:r>
      <w:r w:rsidR="00000000">
        <w:t xml:space="preserve"> el cuerpo de </w:t>
      </w:r>
      <w:r w:rsidR="003C63D1">
        <w:t>Janica</w:t>
      </w:r>
      <w:r w:rsidR="00000000">
        <w:t xml:space="preserve"> </w:t>
      </w:r>
      <w:r w:rsidR="003C63D1">
        <w:t>Novak</w:t>
      </w:r>
      <w:r w:rsidR="00000000">
        <w:t xml:space="preserve"> este enterrado en el monte, a metros donde fue encontrada la cabeza, y menos sumergida, lo veo poco profundo al rio, aquí en Maldon. Si ahora sospechan </w:t>
      </w:r>
      <w:r w:rsidR="00462522">
        <w:t>porque</w:t>
      </w:r>
      <w:r w:rsidR="00000000">
        <w:t xml:space="preserve"> no lo hicieron antes, preguntó, tomando del pico de una cerveza.</w:t>
      </w:r>
    </w:p>
    <w:p w14:paraId="6BA0584E" w14:textId="77777777" w:rsidR="00165010" w:rsidRDefault="00000000">
      <w:pPr>
        <w:ind w:left="720"/>
      </w:pPr>
      <w:r>
        <w:t>Los forenses a acostumbran a cortarse sólo en primera instancia, después cuando no encuentran pruebas recurren a viejas tácticas policíacas, respondió James.</w:t>
      </w:r>
    </w:p>
    <w:p w14:paraId="01689C1B" w14:textId="5A387CD7" w:rsidR="00165010" w:rsidRDefault="00422D18">
      <w:pPr>
        <w:ind w:left="720"/>
        <w:rPr>
          <w:rPrChange w:id="335" w:author="Author" w:date="2024-06-26T12:40:00Z">
            <w:rPr>
              <w:sz w:val="28"/>
            </w:rPr>
          </w:rPrChange>
        </w:rPr>
      </w:pPr>
      <w:r>
        <w:t xml:space="preserve">― De cualquier manera no </w:t>
      </w:r>
      <w:r w:rsidR="00E23FA5">
        <w:t>está</w:t>
      </w:r>
      <w:r>
        <w:t xml:space="preserve"> mal </w:t>
      </w:r>
      <w:r w:rsidR="00462522">
        <w:t>que</w:t>
      </w:r>
      <w:r>
        <w:t xml:space="preserve"> lo hagan, también lo están haciendo en Colchester, dijo Linda.</w:t>
      </w:r>
    </w:p>
    <w:p w14:paraId="25395D5A" w14:textId="3D626BE4" w:rsidR="00165010" w:rsidRDefault="00000000">
      <w:pPr>
        <w:ind w:left="720"/>
        <w:rPr>
          <w:rPrChange w:id="336" w:author="Author" w:date="2024-06-26T12:40:00Z">
            <w:rPr>
              <w:sz w:val="28"/>
            </w:rPr>
          </w:rPrChange>
        </w:rPr>
      </w:pPr>
      <w:r>
        <w:t xml:space="preserve"> ― El cadáver en cualquier momento va a parecer, </w:t>
      </w:r>
      <w:r w:rsidR="00E23FA5">
        <w:t>siempre</w:t>
      </w:r>
      <w:r>
        <w:t xml:space="preserve"> y cuando </w:t>
      </w:r>
      <w:r w:rsidR="00462522">
        <w:t>que</w:t>
      </w:r>
      <w:r>
        <w:t xml:space="preserve"> lo hayan descuartizado, comentó Miller.</w:t>
      </w:r>
    </w:p>
    <w:p w14:paraId="1786DC3C" w14:textId="172581C6" w:rsidR="00852C1B" w:rsidRDefault="00422D18">
      <w:pPr>
        <w:ind w:left="720"/>
      </w:pPr>
      <w:r>
        <w:t xml:space="preserve">― Si fueron capaces de decapitarla no sería extraño </w:t>
      </w:r>
      <w:r w:rsidR="00462522">
        <w:t>que</w:t>
      </w:r>
      <w:r>
        <w:t xml:space="preserve"> la hayan cortado en pedazos y esparcidos los restos en distintos lugares. Pobre criatura, dijo James, con un voz </w:t>
      </w:r>
      <w:r w:rsidR="00462522">
        <w:t>que</w:t>
      </w:r>
      <w:r>
        <w:t xml:space="preserve"> sonaba a lamento.</w:t>
      </w:r>
      <w:r w:rsidR="00852C1B">
        <w:br w:type="page"/>
      </w:r>
      <w:r>
        <w:lastRenderedPageBreak/>
        <w:t xml:space="preserve">Se acordonó el </w:t>
      </w:r>
      <w:r w:rsidR="00E23FA5">
        <w:t>pequeño</w:t>
      </w:r>
      <w:r>
        <w:t xml:space="preserve"> monte para </w:t>
      </w:r>
      <w:r w:rsidR="00462522">
        <w:t>que</w:t>
      </w:r>
      <w:r>
        <w:t xml:space="preserve"> ningún curioso se acercara, se instaló un radar de penetración y también excavadoras. Dos perros fornidos hacían trotar a los policías </w:t>
      </w:r>
      <w:r w:rsidR="00462522">
        <w:t>que</w:t>
      </w:r>
      <w:r>
        <w:t xml:space="preserve"> los llevaban con una larga corea, sorteando </w:t>
      </w:r>
      <w:r w:rsidR="00E23FA5">
        <w:t>ramas</w:t>
      </w:r>
      <w:r>
        <w:t xml:space="preserve"> colgadas de los </w:t>
      </w:r>
      <w:r w:rsidR="00E23FA5">
        <w:t>árboles</w:t>
      </w:r>
      <w:r>
        <w:t xml:space="preserve">, mientras, una lancha recorría el rio lentamente con dos perros a bordo </w:t>
      </w:r>
      <w:r w:rsidR="00462522">
        <w:t>que</w:t>
      </w:r>
      <w:r>
        <w:t xml:space="preserve"> husmeaban las aguas.</w:t>
      </w:r>
    </w:p>
    <w:p w14:paraId="2DF59879" w14:textId="61FEF449" w:rsidR="00165010" w:rsidRDefault="00000000">
      <w:pPr>
        <w:ind w:left="720"/>
        <w:rPr>
          <w:rPrChange w:id="337" w:author="Author" w:date="2024-06-26T12:40:00Z">
            <w:rPr>
              <w:sz w:val="28"/>
            </w:rPr>
          </w:rPrChange>
        </w:rPr>
      </w:pPr>
      <w:r>
        <w:t xml:space="preserve">En el espeso monte, James y sus compañeros, seguían a los perros a una prudente distancia y </w:t>
      </w:r>
      <w:r w:rsidR="00462522">
        <w:t>que</w:t>
      </w:r>
      <w:r>
        <w:t xml:space="preserve"> en algún momento desaparecían en un matorral.</w:t>
      </w:r>
    </w:p>
    <w:p w14:paraId="41E72ACE" w14:textId="4B153DBD" w:rsidR="00165010" w:rsidRDefault="00000000">
      <w:pPr>
        <w:ind w:left="720"/>
        <w:rPr>
          <w:rPrChange w:id="338" w:author="Author" w:date="2024-06-26T12:40:00Z">
            <w:rPr>
              <w:sz w:val="28"/>
            </w:rPr>
          </w:rPrChange>
        </w:rPr>
      </w:pPr>
      <w:r>
        <w:t xml:space="preserve">De repente, los canes, hurgaron el pasto nerviosos, mientras los policías </w:t>
      </w:r>
      <w:r w:rsidR="00E23FA5">
        <w:t>asentían</w:t>
      </w:r>
      <w:r>
        <w:t xml:space="preserve"> con la cabeza, como </w:t>
      </w:r>
      <w:r w:rsidR="00462522">
        <w:t>que</w:t>
      </w:r>
      <w:r>
        <w:t xml:space="preserve"> ahí los perros había hallado lo </w:t>
      </w:r>
      <w:r w:rsidR="00462522">
        <w:t>que</w:t>
      </w:r>
      <w:r>
        <w:t xml:space="preserve"> estaban buscando, mientras,</w:t>
      </w:r>
    </w:p>
    <w:p w14:paraId="5C61FA4D" w14:textId="0704F616" w:rsidR="00165010" w:rsidRDefault="00000000">
      <w:pPr>
        <w:ind w:left="720"/>
        <w:rPr>
          <w:rPrChange w:id="339" w:author="Author" w:date="2024-06-26T12:40:00Z">
            <w:rPr>
              <w:sz w:val="28"/>
            </w:rPr>
          </w:rPrChange>
        </w:rPr>
      </w:pPr>
      <w:r>
        <w:t xml:space="preserve"> </w:t>
      </w:r>
      <w:r w:rsidR="007D2EFA">
        <w:t>Arthur</w:t>
      </w:r>
      <w:r>
        <w:t xml:space="preserve"> intercambió una mirada de satisfacción con Janes.</w:t>
      </w:r>
    </w:p>
    <w:p w14:paraId="35CC312B" w14:textId="3A0B0468" w:rsidR="00165010" w:rsidRDefault="00000000">
      <w:pPr>
        <w:ind w:left="720"/>
        <w:rPr>
          <w:rPrChange w:id="340" w:author="Author" w:date="2024-06-26T12:40:00Z">
            <w:rPr>
              <w:sz w:val="28"/>
            </w:rPr>
          </w:rPrChange>
        </w:rPr>
      </w:pPr>
      <w:r>
        <w:t xml:space="preserve"> Con la pala de una excavadora un ayudante la dirigió en el lugar indicado por los animales. Se encontraron huesos </w:t>
      </w:r>
      <w:r w:rsidR="00462522">
        <w:t>que</w:t>
      </w:r>
      <w:r>
        <w:t xml:space="preserve"> de inmediato la policía </w:t>
      </w:r>
      <w:r w:rsidR="00E23FA5">
        <w:t>científica</w:t>
      </w:r>
      <w:r>
        <w:t xml:space="preserve"> procedió a identificar.</w:t>
      </w:r>
    </w:p>
    <w:p w14:paraId="75870640" w14:textId="723313FF" w:rsidR="00165010" w:rsidRDefault="00422D18">
      <w:pPr>
        <w:ind w:left="720"/>
        <w:rPr>
          <w:rPrChange w:id="341" w:author="Author" w:date="2024-06-26T12:40:00Z">
            <w:rPr>
              <w:sz w:val="28"/>
            </w:rPr>
          </w:rPrChange>
        </w:rPr>
      </w:pPr>
      <w:r>
        <w:t>― Falsa alarma, dijo uno de los forenses negando con la cabeza</w:t>
      </w:r>
      <w:r w:rsidR="00071913">
        <w:t xml:space="preserve">― </w:t>
      </w:r>
      <w:r>
        <w:t>Son huesos de cerdo.</w:t>
      </w:r>
    </w:p>
    <w:p w14:paraId="5807B7F7" w14:textId="77777777" w:rsidR="00165010" w:rsidRDefault="00422D18">
      <w:pPr>
        <w:ind w:left="720"/>
        <w:rPr>
          <w:rPrChange w:id="342" w:author="Author" w:date="2024-06-26T12:40:00Z">
            <w:rPr>
              <w:sz w:val="28"/>
            </w:rPr>
          </w:rPrChange>
        </w:rPr>
      </w:pPr>
      <w:r>
        <w:t>― ¿De cerdo?, es raro el procedimiento de los perros, dijo James, mirando al forense.</w:t>
      </w:r>
    </w:p>
    <w:p w14:paraId="3B295C2B" w14:textId="103FD60E" w:rsidR="00165010" w:rsidRDefault="00422D18">
      <w:pPr>
        <w:ind w:left="720"/>
      </w:pPr>
      <w:r>
        <w:t xml:space="preserve">― No lo es inspector, los huesos de cerdo a menudo se usan para el entrenamiento de los canes, de ahí la </w:t>
      </w:r>
      <w:r w:rsidR="00E23FA5">
        <w:t>confusión</w:t>
      </w:r>
      <w:r>
        <w:t xml:space="preserve"> de ellos.</w:t>
      </w:r>
    </w:p>
    <w:p w14:paraId="3CC1A481" w14:textId="77777777" w:rsidR="00165010" w:rsidRDefault="00000000">
      <w:pPr>
        <w:ind w:left="720"/>
        <w:rPr>
          <w:rPrChange w:id="343" w:author="Author" w:date="2024-06-26T12:40:00Z">
            <w:rPr>
              <w:sz w:val="28"/>
            </w:rPr>
          </w:rPrChange>
        </w:rPr>
      </w:pPr>
      <w:r>
        <w:t>¿También fue negativo en el recorrido en el río?, preguntó James.</w:t>
      </w:r>
    </w:p>
    <w:p w14:paraId="6BD0BC42" w14:textId="5BAD1208" w:rsidR="00165010" w:rsidRDefault="00422D18">
      <w:pPr>
        <w:ind w:left="720"/>
        <w:rPr>
          <w:rPrChange w:id="344" w:author="Author" w:date="2024-06-26T12:40:00Z">
            <w:rPr>
              <w:sz w:val="28"/>
            </w:rPr>
          </w:rPrChange>
        </w:rPr>
      </w:pPr>
      <w:r>
        <w:t xml:space="preserve">― Nada de nada, señor, recorrimos el río hasta la confluencia </w:t>
      </w:r>
      <w:r w:rsidR="00462522">
        <w:t>que</w:t>
      </w:r>
      <w:r>
        <w:t xml:space="preserve"> tiene más profundidad, llegando a Booking y en ningún momento los perros se alteraron, aclaró el forense, cuando un marino amarró la embarcación en el muelle.</w:t>
      </w:r>
    </w:p>
    <w:p w14:paraId="41D3102F" w14:textId="77777777" w:rsidR="00165010" w:rsidRDefault="00422D18">
      <w:pPr>
        <w:ind w:left="720"/>
        <w:rPr>
          <w:rPrChange w:id="345" w:author="Author" w:date="2024-06-26T12:40:00Z">
            <w:rPr>
              <w:sz w:val="28"/>
            </w:rPr>
          </w:rPrChange>
        </w:rPr>
      </w:pPr>
      <w:r>
        <w:t>― Gracias por la información doctor, contestó James.</w:t>
      </w:r>
    </w:p>
    <w:p w14:paraId="5920BD9B" w14:textId="044ECD29" w:rsidR="00165010" w:rsidRDefault="00422D18">
      <w:pPr>
        <w:ind w:left="720"/>
      </w:pPr>
      <w:r>
        <w:t xml:space="preserve">― Lo dije antes de la </w:t>
      </w:r>
      <w:r w:rsidR="00E23FA5">
        <w:t>búsqueda</w:t>
      </w:r>
      <w:r>
        <w:t xml:space="preserve"> de los perros en Maldon, el cuerpo de la muchacha no </w:t>
      </w:r>
      <w:r w:rsidR="00E23FA5">
        <w:t>está</w:t>
      </w:r>
      <w:r>
        <w:t xml:space="preserve"> aquí, se adelantó a decir </w:t>
      </w:r>
      <w:r w:rsidR="007D2EFA">
        <w:t>Arthur</w:t>
      </w:r>
      <w:r>
        <w:t>.</w:t>
      </w:r>
    </w:p>
    <w:p w14:paraId="5816B7AD" w14:textId="77777777" w:rsidR="00165010" w:rsidRDefault="00422D18">
      <w:pPr>
        <w:ind w:left="720"/>
      </w:pPr>
      <w:r>
        <w:t>― Si, es verdad, comentó James, como ausente.</w:t>
      </w:r>
    </w:p>
    <w:p w14:paraId="7A9155EA" w14:textId="77777777" w:rsidR="00165010" w:rsidRDefault="00422D18">
      <w:pPr>
        <w:ind w:left="720"/>
        <w:rPr>
          <w:rPrChange w:id="346" w:author="Author" w:date="2024-06-26T12:40:00Z">
            <w:rPr>
              <w:sz w:val="28"/>
            </w:rPr>
          </w:rPrChange>
        </w:rPr>
      </w:pPr>
      <w:r>
        <w:t>― Ahora, los cañones apuntan a Colchester, dijo Linda, exhalando.</w:t>
      </w:r>
    </w:p>
    <w:p w14:paraId="3499EBB1" w14:textId="0D57CDD5" w:rsidR="00165010" w:rsidRDefault="00000000">
      <w:pPr>
        <w:ind w:left="720"/>
        <w:rPr>
          <w:rPrChange w:id="347" w:author="Author" w:date="2024-06-26T12:40:00Z">
            <w:rPr>
              <w:sz w:val="28"/>
            </w:rPr>
          </w:rPrChange>
        </w:rPr>
      </w:pPr>
      <w:r>
        <w:t xml:space="preserve">De repente, James le habló a Miller </w:t>
      </w:r>
      <w:r w:rsidR="00071913">
        <w:t xml:space="preserve">― </w:t>
      </w:r>
      <w:r>
        <w:t xml:space="preserve">Tienes </w:t>
      </w:r>
      <w:r w:rsidR="00462522">
        <w:t>que</w:t>
      </w:r>
      <w:r>
        <w:t xml:space="preserve"> investigar al dueño de la cafetería del </w:t>
      </w:r>
      <w:r w:rsidR="00E23FA5">
        <w:t>bosque</w:t>
      </w:r>
      <w:r>
        <w:t xml:space="preserve"> y al encargado de nombre Thomás </w:t>
      </w:r>
      <w:r w:rsidR="00462522">
        <w:t>que</w:t>
      </w:r>
      <w:r>
        <w:t xml:space="preserve"> nos atendió ese día.</w:t>
      </w:r>
    </w:p>
    <w:p w14:paraId="0FF3BE8B" w14:textId="77777777" w:rsidR="00165010" w:rsidRDefault="00422D18">
      <w:pPr>
        <w:ind w:left="720"/>
        <w:rPr>
          <w:rPrChange w:id="348" w:author="Author" w:date="2024-06-26T12:40:00Z">
            <w:rPr>
              <w:sz w:val="28"/>
            </w:rPr>
          </w:rPrChange>
        </w:rPr>
      </w:pPr>
      <w:r>
        <w:t>― De acuerdo en 24 horas o más, tendrá el informe, le respondió Miller, usando de inmediato su móvil.</w:t>
      </w:r>
    </w:p>
    <w:p w14:paraId="14E19ACA" w14:textId="061F385E" w:rsidR="00165010" w:rsidRDefault="00422D18">
      <w:pPr>
        <w:ind w:left="720"/>
        <w:rPr>
          <w:rPrChange w:id="349" w:author="Author" w:date="2024-06-26T12:40:00Z">
            <w:rPr>
              <w:sz w:val="28"/>
            </w:rPr>
          </w:rPrChange>
        </w:rPr>
      </w:pPr>
      <w:r>
        <w:t>― ¿</w:t>
      </w:r>
      <w:r w:rsidR="00E23FA5">
        <w:t>Qué</w:t>
      </w:r>
      <w:r>
        <w:t xml:space="preserve"> clase de dudas tienes? Le preguntó Grace, con los brazos cruzados.</w:t>
      </w:r>
    </w:p>
    <w:p w14:paraId="2DFBE504" w14:textId="449B1AA0" w:rsidR="00165010" w:rsidRDefault="00422D18">
      <w:pPr>
        <w:ind w:left="720"/>
        <w:rPr>
          <w:rPrChange w:id="350" w:author="Author" w:date="2024-06-26T12:40:00Z">
            <w:rPr>
              <w:sz w:val="28"/>
            </w:rPr>
          </w:rPrChange>
        </w:rPr>
      </w:pPr>
      <w:r>
        <w:t xml:space="preserve">― Creo </w:t>
      </w:r>
      <w:r w:rsidR="00462522">
        <w:t>que</w:t>
      </w:r>
      <w:r>
        <w:t xml:space="preserve"> sabe más de lo </w:t>
      </w:r>
      <w:r w:rsidR="00462522">
        <w:t>que</w:t>
      </w:r>
      <w:r>
        <w:t xml:space="preserve"> nos dijo. Además, se le notaba más </w:t>
      </w:r>
      <w:r w:rsidR="00462522">
        <w:t>que</w:t>
      </w:r>
      <w:r>
        <w:t xml:space="preserve"> nervioso cuando contestaba preguntas.</w:t>
      </w:r>
    </w:p>
    <w:p w14:paraId="338D95AF" w14:textId="34E68604" w:rsidR="00165010" w:rsidRDefault="00422D18">
      <w:pPr>
        <w:ind w:left="720"/>
        <w:rPr>
          <w:rPrChange w:id="351" w:author="Author" w:date="2024-06-26T12:40:00Z">
            <w:rPr>
              <w:sz w:val="28"/>
            </w:rPr>
          </w:rPrChange>
        </w:rPr>
      </w:pPr>
      <w:r>
        <w:t xml:space="preserve">― Miller notó el proceder de Thomás en ese momento, pero no es tan sencillo </w:t>
      </w:r>
      <w:r w:rsidR="00462522">
        <w:t>que</w:t>
      </w:r>
      <w:r>
        <w:t xml:space="preserve"> venga la policía y te llene de preguntas de un crimen, más allá sí ocultas algo o no, le respondió Grace.</w:t>
      </w:r>
    </w:p>
    <w:p w14:paraId="59B41C23" w14:textId="3F3E5B0E" w:rsidR="00165010" w:rsidRDefault="00422D18">
      <w:pPr>
        <w:ind w:left="720"/>
        <w:rPr>
          <w:rPrChange w:id="352" w:author="Author" w:date="2024-06-26T12:40:00Z">
            <w:rPr>
              <w:sz w:val="28"/>
            </w:rPr>
          </w:rPrChange>
        </w:rPr>
      </w:pPr>
      <w:r>
        <w:t xml:space="preserve">― No deja de ser bueno volver hacerle una </w:t>
      </w:r>
      <w:r w:rsidR="00E23FA5">
        <w:t>visita</w:t>
      </w:r>
      <w:r>
        <w:t xml:space="preserve">, y ver sí se contradice con lo </w:t>
      </w:r>
      <w:r w:rsidR="00E23FA5">
        <w:t>que</w:t>
      </w:r>
      <w:r>
        <w:t xml:space="preserve"> nos manifestó ese día, le dijo </w:t>
      </w:r>
      <w:r w:rsidR="007D2EFA">
        <w:t>Arthur</w:t>
      </w:r>
      <w:r>
        <w:t xml:space="preserve"> al grupo.</w:t>
      </w:r>
    </w:p>
    <w:p w14:paraId="6DA84214" w14:textId="77777777" w:rsidR="00165010" w:rsidRDefault="00422D18">
      <w:pPr>
        <w:ind w:left="720"/>
      </w:pPr>
      <w:r>
        <w:t xml:space="preserve">― Primero veremos el informe sobre sus antecedentes, pero de igual manera iremos a  la cafetería, contestó James. </w:t>
      </w:r>
    </w:p>
    <w:p w14:paraId="6AFBF186" w14:textId="77777777" w:rsidR="00165010" w:rsidRDefault="00165010">
      <w:pPr>
        <w:ind w:left="720"/>
        <w:rPr>
          <w:sz w:val="28"/>
          <w:szCs w:val="28"/>
        </w:rPr>
      </w:pPr>
    </w:p>
    <w:p w14:paraId="5E6D900C" w14:textId="77777777" w:rsidR="00165010" w:rsidRDefault="00000000">
      <w:pPr>
        <w:ind w:left="720"/>
        <w:rPr>
          <w:rPrChange w:id="353" w:author="Author" w:date="2024-06-26T12:40:00Z">
            <w:rPr>
              <w:sz w:val="28"/>
            </w:rPr>
          </w:rPrChange>
        </w:rPr>
      </w:pPr>
      <w:r>
        <w:t>A las cuarenta y ocho horas, el grupo comando Power recibió el informe sobre los antecedentes de las personas señaladas.</w:t>
      </w:r>
    </w:p>
    <w:p w14:paraId="2C3C0BA1" w14:textId="2A0113DD" w:rsidR="00165010" w:rsidRDefault="00000000">
      <w:pPr>
        <w:ind w:left="720"/>
      </w:pPr>
      <w:r>
        <w:t xml:space="preserve">Thomás  Downey, de nacionalidad británico, de 40 años de edad, tiene antecedentes por violencia de </w:t>
      </w:r>
      <w:r w:rsidR="00E23FA5">
        <w:t>género</w:t>
      </w:r>
      <w:r>
        <w:t xml:space="preserve"> y fue detenido en varias oportunidades, por exceso de velocidad en estado de ebriedad y </w:t>
      </w:r>
      <w:r w:rsidR="00E23FA5">
        <w:t>resistencia</w:t>
      </w:r>
      <w:r>
        <w:t xml:space="preserve"> a la autoridad.</w:t>
      </w:r>
    </w:p>
    <w:p w14:paraId="1696EF37" w14:textId="200E8209" w:rsidR="00165010" w:rsidRDefault="00000000">
      <w:pPr>
        <w:ind w:left="720"/>
        <w:rPr>
          <w:rPrChange w:id="354" w:author="Author" w:date="2024-06-26T12:40:00Z">
            <w:rPr>
              <w:sz w:val="28"/>
            </w:rPr>
          </w:rPrChange>
        </w:rPr>
      </w:pPr>
      <w:r>
        <w:t xml:space="preserve">El propietario de la cafetería, de nombre Brian Murray, más conocido por el irlandés, de unos 55 años, con antecedentes por ventas de estupefacientes al menudeo y organizar fiestas clandestinas, donde se consumía drogas de todo tipo, también es </w:t>
      </w:r>
      <w:r>
        <w:lastRenderedPageBreak/>
        <w:t xml:space="preserve">propietario del club nocturno, Golden Lace, donde hace dos años murió un joven por exceso de drogas en pleno Show, el club fue clausurado hasta </w:t>
      </w:r>
      <w:r w:rsidR="00462522">
        <w:t>que</w:t>
      </w:r>
      <w:r>
        <w:t xml:space="preserve"> se aclararon los hechos y habilitado a los 30 días.</w:t>
      </w:r>
    </w:p>
    <w:p w14:paraId="6BAC517D" w14:textId="0304E47B" w:rsidR="00283026" w:rsidRDefault="00000000">
      <w:pPr>
        <w:ind w:left="720"/>
      </w:pPr>
      <w:r>
        <w:t xml:space="preserve">Grace </w:t>
      </w:r>
      <w:r w:rsidR="00C432E0">
        <w:t xml:space="preserve">suspiró </w:t>
      </w:r>
      <w:r>
        <w:t xml:space="preserve"> </w:t>
      </w:r>
      <w:r w:rsidR="00071913">
        <w:t xml:space="preserve">― </w:t>
      </w:r>
      <w:r>
        <w:t xml:space="preserve">Golden Lace, donde trabajaba </w:t>
      </w:r>
      <w:r w:rsidR="003C63D1">
        <w:t>Janica</w:t>
      </w:r>
      <w:r>
        <w:t xml:space="preserve"> </w:t>
      </w:r>
      <w:r w:rsidR="003C63D1">
        <w:t>Novak</w:t>
      </w:r>
      <w:r>
        <w:t xml:space="preserve">. Casualidad o no, es una muy buena pista para empezar a investigarlo. Hay </w:t>
      </w:r>
      <w:r w:rsidR="00462522">
        <w:t>que</w:t>
      </w:r>
      <w:r>
        <w:t xml:space="preserve"> comunicarse con Fiscal, Antony Davies, para </w:t>
      </w:r>
      <w:r w:rsidR="00462522">
        <w:t>que</w:t>
      </w:r>
      <w:r>
        <w:t xml:space="preserve"> le envíe una citación para </w:t>
      </w:r>
      <w:r w:rsidR="00462522">
        <w:t>que</w:t>
      </w:r>
      <w:r>
        <w:t xml:space="preserve"> sea interrogado.</w:t>
      </w:r>
      <w:r w:rsidR="00283026">
        <w:br w:type="page"/>
      </w:r>
      <w:r>
        <w:lastRenderedPageBreak/>
        <w:t xml:space="preserve">Brian Murray entró con una sonrisa algo desdeñosa cuando se presentó en la estación policial de Colchester, donde lo esperaban James y sus compañeros. Brian Murray era un hombre corpulento de espaldas anchas, cara cuadrada y pelo rojizo prolijo, </w:t>
      </w:r>
      <w:r w:rsidR="00E23FA5">
        <w:t>vestía</w:t>
      </w:r>
      <w:r>
        <w:t xml:space="preserve"> una campera negra y calzado deportivo.</w:t>
      </w:r>
    </w:p>
    <w:p w14:paraId="4DA3D080" w14:textId="2A1CEB9C" w:rsidR="00165010" w:rsidRDefault="00000000">
      <w:pPr>
        <w:ind w:left="720"/>
        <w:rPr>
          <w:rPrChange w:id="355" w:author="Author" w:date="2024-06-26T12:40:00Z">
            <w:rPr>
              <w:sz w:val="28"/>
            </w:rPr>
          </w:rPrChange>
        </w:rPr>
      </w:pPr>
      <w:r>
        <w:t xml:space="preserve">James le tendió la mano en señal de saludo, </w:t>
      </w:r>
      <w:r w:rsidR="00E23FA5">
        <w:t>él</w:t>
      </w:r>
      <w:r>
        <w:t xml:space="preserve"> le respondió a medias y se sentó frente a ellos.</w:t>
      </w:r>
    </w:p>
    <w:p w14:paraId="20829F62" w14:textId="7070B8C2" w:rsidR="00165010" w:rsidRDefault="00422D18">
      <w:pPr>
        <w:ind w:left="720"/>
        <w:rPr>
          <w:rPrChange w:id="356" w:author="Author" w:date="2024-06-26T12:40:00Z">
            <w:rPr>
              <w:sz w:val="28"/>
            </w:rPr>
          </w:rPrChange>
        </w:rPr>
      </w:pPr>
      <w:r>
        <w:t xml:space="preserve">― A </w:t>
      </w:r>
      <w:r w:rsidR="00462522">
        <w:t>qué</w:t>
      </w:r>
      <w:r>
        <w:t xml:space="preserve"> se debe esta citación, inspector. </w:t>
      </w:r>
      <w:r w:rsidR="00E23FA5">
        <w:t>Créame</w:t>
      </w:r>
      <w:r>
        <w:t xml:space="preserve"> </w:t>
      </w:r>
      <w:r w:rsidR="00462522">
        <w:t>que</w:t>
      </w:r>
      <w:r>
        <w:t xml:space="preserve"> deje cosas importantes en Londres para venir a Colchester, dijo con tono de autoridad.</w:t>
      </w:r>
    </w:p>
    <w:p w14:paraId="4E29471F" w14:textId="04852B05" w:rsidR="00165010" w:rsidRDefault="00000000">
      <w:pPr>
        <w:ind w:left="720"/>
        <w:rPr>
          <w:rPrChange w:id="357" w:author="Author" w:date="2024-06-26T12:40:00Z">
            <w:rPr>
              <w:sz w:val="28"/>
            </w:rPr>
          </w:rPrChange>
        </w:rPr>
      </w:pPr>
      <w:r>
        <w:t xml:space="preserve">James no le contestó tomó una carpeta </w:t>
      </w:r>
      <w:r w:rsidR="00462522">
        <w:t>que</w:t>
      </w:r>
      <w:r>
        <w:t xml:space="preserve"> </w:t>
      </w:r>
      <w:r w:rsidR="00E23FA5">
        <w:t>tenía</w:t>
      </w:r>
      <w:r>
        <w:t xml:space="preserve"> sobre el escritorio y la ojeó unos segundo en </w:t>
      </w:r>
      <w:r w:rsidR="00E23FA5">
        <w:t>silencio</w:t>
      </w:r>
      <w:r>
        <w:t>.</w:t>
      </w:r>
    </w:p>
    <w:p w14:paraId="209A45E8" w14:textId="77777777" w:rsidR="00165010" w:rsidRDefault="00422D18">
      <w:pPr>
        <w:ind w:left="720"/>
      </w:pPr>
      <w:r>
        <w:t>― Señor, Murray, usted es propietario de la cafetería, Noches de Luna, frente al río, en Maldon y también, del club nocturno Golden Lace, aquí en Colchester ¿Verdad?                                                     Dudó antes de contestar ― .Si, soy el dueño de la cafetería Noches de Luna en Maldon, pero en Golden Lace solamente soy propietario de una parte en acciones.</w:t>
      </w:r>
    </w:p>
    <w:p w14:paraId="5978A05C" w14:textId="2D767F1A" w:rsidR="00165010" w:rsidRDefault="00422D18">
      <w:pPr>
        <w:ind w:left="720"/>
        <w:rPr>
          <w:rPrChange w:id="358" w:author="Author" w:date="2024-06-26T12:40:00Z">
            <w:rPr>
              <w:sz w:val="28"/>
            </w:rPr>
          </w:rPrChange>
        </w:rPr>
      </w:pPr>
      <w:r>
        <w:t xml:space="preserve">― ¿Conocía a </w:t>
      </w:r>
      <w:r w:rsidR="003C63D1">
        <w:t>Janica</w:t>
      </w:r>
      <w:r w:rsidR="00573587">
        <w:t xml:space="preserve"> </w:t>
      </w:r>
      <w:r w:rsidR="003C63D1">
        <w:t>Novak</w:t>
      </w:r>
      <w:r>
        <w:t xml:space="preserve">, La joven </w:t>
      </w:r>
      <w:r w:rsidR="00462522">
        <w:t>que</w:t>
      </w:r>
      <w:r>
        <w:t xml:space="preserve"> fue decapitada?, le preguntó James, inclinándose en el </w:t>
      </w:r>
      <w:r w:rsidR="00E23FA5">
        <w:t>sillón</w:t>
      </w:r>
      <w:r>
        <w:t>.</w:t>
      </w:r>
    </w:p>
    <w:p w14:paraId="03ACC36A" w14:textId="3964E87C" w:rsidR="00165010" w:rsidRDefault="00000000">
      <w:pPr>
        <w:ind w:left="720"/>
        <w:rPr>
          <w:rPrChange w:id="359" w:author="Author" w:date="2024-06-26T12:40:00Z">
            <w:rPr>
              <w:sz w:val="28"/>
            </w:rPr>
          </w:rPrChange>
        </w:rPr>
      </w:pPr>
      <w:r>
        <w:t xml:space="preserve">Murray </w:t>
      </w:r>
      <w:r w:rsidR="00F54961">
        <w:t>asintió</w:t>
      </w:r>
      <w:r>
        <w:t xml:space="preserve"> con la cabeza </w:t>
      </w:r>
      <w:r w:rsidR="00071913">
        <w:t xml:space="preserve">― </w:t>
      </w:r>
      <w:r>
        <w:t xml:space="preserve">Si, la conocí cuando me la presentó Yan, el encargado. Trabajó pocos meses en Golden Lace. Renunció mucho antes de la tragedia. Por comentarios de Yan y de sus compañeros era muy buena empleada. </w:t>
      </w:r>
    </w:p>
    <w:p w14:paraId="15D172C2" w14:textId="3CFF5AA9" w:rsidR="00165010" w:rsidRDefault="00422D18">
      <w:pPr>
        <w:ind w:left="720"/>
        <w:rPr>
          <w:rPrChange w:id="360" w:author="Author" w:date="2024-06-26T12:40:00Z">
            <w:rPr>
              <w:sz w:val="28"/>
            </w:rPr>
          </w:rPrChange>
        </w:rPr>
      </w:pPr>
      <w:r>
        <w:t xml:space="preserve">― ¿Tuvo algún trato con ella en alguna oportunidad dentro o fuera de Golden Lace?, le indagó </w:t>
      </w:r>
      <w:r w:rsidR="007D2EFA">
        <w:t>Arthur</w:t>
      </w:r>
      <w:r>
        <w:t>.</w:t>
      </w:r>
    </w:p>
    <w:p w14:paraId="1F2C2743" w14:textId="476D1444" w:rsidR="00165010" w:rsidRDefault="00000000">
      <w:pPr>
        <w:ind w:left="720"/>
        <w:rPr>
          <w:rPrChange w:id="361" w:author="Author" w:date="2024-06-26T12:40:00Z">
            <w:rPr>
              <w:sz w:val="28"/>
            </w:rPr>
          </w:rPrChange>
        </w:rPr>
      </w:pPr>
      <w:r>
        <w:t xml:space="preserve">Negó con la cabeza </w:t>
      </w:r>
      <w:r w:rsidR="00071913">
        <w:t xml:space="preserve">― </w:t>
      </w:r>
      <w:r>
        <w:t>No, no tuve relación con ella de ninguna índole, no acostumbro a  relacionarme con los empleados. A demás, voy poco a Golden Lace, por mis actividades en Londres.</w:t>
      </w:r>
    </w:p>
    <w:p w14:paraId="7BEB0450" w14:textId="2FEE50DD" w:rsidR="00165010" w:rsidRDefault="00422D18">
      <w:pPr>
        <w:ind w:left="720"/>
        <w:rPr>
          <w:rPrChange w:id="362" w:author="Author" w:date="2024-06-26T12:40:00Z">
            <w:rPr>
              <w:sz w:val="28"/>
            </w:rPr>
          </w:rPrChange>
        </w:rPr>
      </w:pPr>
      <w:r>
        <w:t xml:space="preserve">― ¿Hay rumores de ventas de drogas y </w:t>
      </w:r>
      <w:r w:rsidR="00573587">
        <w:t>éxtasis</w:t>
      </w:r>
      <w:r>
        <w:t xml:space="preserve"> en Golden Lace, </w:t>
      </w:r>
      <w:r w:rsidR="00462522">
        <w:t>que</w:t>
      </w:r>
      <w:r>
        <w:t xml:space="preserve"> tiene para responder?, le indagó </w:t>
      </w:r>
      <w:r w:rsidR="007D2EFA">
        <w:t>Arthur</w:t>
      </w:r>
      <w:r>
        <w:t>.</w:t>
      </w:r>
    </w:p>
    <w:p w14:paraId="02115C24" w14:textId="77777777" w:rsidR="00165010" w:rsidRDefault="00422D18">
      <w:pPr>
        <w:ind w:left="720"/>
        <w:rPr>
          <w:rPrChange w:id="363" w:author="Author" w:date="2024-06-26T12:40:00Z">
            <w:rPr>
              <w:sz w:val="28"/>
            </w:rPr>
          </w:rPrChange>
        </w:rPr>
      </w:pPr>
      <w:r>
        <w:t>― Que son eso, solamente rumores, contestó a secas.</w:t>
      </w:r>
    </w:p>
    <w:p w14:paraId="6F0873EB" w14:textId="0054484F" w:rsidR="00165010" w:rsidRDefault="00422D18">
      <w:pPr>
        <w:ind w:left="720"/>
        <w:rPr>
          <w:rPrChange w:id="364" w:author="Author" w:date="2024-06-26T12:40:00Z">
            <w:rPr>
              <w:sz w:val="28"/>
            </w:rPr>
          </w:rPrChange>
        </w:rPr>
      </w:pPr>
      <w:r>
        <w:t xml:space="preserve">― ¿A </w:t>
      </w:r>
      <w:r w:rsidR="00462522">
        <w:t>qué</w:t>
      </w:r>
      <w:r>
        <w:t xml:space="preserve"> se dedica en Londres?, señor, Murray, le preguntó Grace, cruzada de brazos.</w:t>
      </w:r>
    </w:p>
    <w:p w14:paraId="3253E9F9" w14:textId="5E3BE32D" w:rsidR="00165010" w:rsidRDefault="00422D18">
      <w:pPr>
        <w:ind w:left="720"/>
        <w:rPr>
          <w:rPrChange w:id="365" w:author="Author" w:date="2024-06-26T12:40:00Z">
            <w:rPr>
              <w:sz w:val="28"/>
            </w:rPr>
          </w:rPrChange>
        </w:rPr>
      </w:pPr>
      <w:r>
        <w:t xml:space="preserve">― Tengo una empresa inmobiliaria, </w:t>
      </w:r>
      <w:r w:rsidR="00462522">
        <w:t>que</w:t>
      </w:r>
      <w:r>
        <w:t xml:space="preserve"> me consume mucho tiempo. Rara vez </w:t>
      </w:r>
      <w:r w:rsidR="004B609E">
        <w:t>visitó</w:t>
      </w:r>
      <w:r>
        <w:t xml:space="preserve"> Colchester, también me pasa lo mismo con Maldon. Mis contadores me manejan los negocios.</w:t>
      </w:r>
    </w:p>
    <w:p w14:paraId="5843B9B7" w14:textId="77777777" w:rsidR="00165010" w:rsidRDefault="00422D18">
      <w:pPr>
        <w:ind w:left="720"/>
        <w:rPr>
          <w:rPrChange w:id="366" w:author="Author" w:date="2024-06-26T12:40:00Z">
            <w:rPr>
              <w:sz w:val="28"/>
            </w:rPr>
          </w:rPrChange>
        </w:rPr>
      </w:pPr>
      <w:r>
        <w:t>― ¿Es casado, señor Murray?, le preguntó Grace.</w:t>
      </w:r>
    </w:p>
    <w:p w14:paraId="39388D87" w14:textId="6A5016C1" w:rsidR="00165010" w:rsidRDefault="00000000">
      <w:pPr>
        <w:ind w:left="720"/>
        <w:rPr>
          <w:rPrChange w:id="367" w:author="Author" w:date="2024-06-26T12:40:00Z">
            <w:rPr>
              <w:sz w:val="28"/>
            </w:rPr>
          </w:rPrChange>
        </w:rPr>
      </w:pPr>
      <w:r>
        <w:t xml:space="preserve">Murray quiso </w:t>
      </w:r>
      <w:r w:rsidR="004B609E">
        <w:t>simular</w:t>
      </w:r>
      <w:r>
        <w:t xml:space="preserve"> un gesto de desagrado </w:t>
      </w:r>
      <w:r w:rsidR="00462522">
        <w:t>que</w:t>
      </w:r>
      <w:r>
        <w:t xml:space="preserve"> no convenció.</w:t>
      </w:r>
    </w:p>
    <w:p w14:paraId="499A4B09" w14:textId="2565DBBB" w:rsidR="00165010" w:rsidRPr="00422D18" w:rsidRDefault="00422D18">
      <w:pPr>
        <w:ind w:left="720"/>
      </w:pPr>
      <w:r>
        <w:t xml:space="preserve">― Soy separado, sí es </w:t>
      </w:r>
      <w:r w:rsidR="00462522">
        <w:t>que</w:t>
      </w:r>
      <w:r>
        <w:t xml:space="preserve"> le interesa, contestó secamente. Además, no comprendo a </w:t>
      </w:r>
      <w:r w:rsidR="00462522">
        <w:t>que</w:t>
      </w:r>
      <w:r>
        <w:t xml:space="preserve"> se debe mi citación, con este crimen, por el sobre hecho </w:t>
      </w:r>
      <w:r w:rsidR="00462522">
        <w:t>que</w:t>
      </w:r>
      <w:r>
        <w:t xml:space="preserve"> la joven haya trabajado un tiempo limitado en Golden Lace, preguntó con ironía.</w:t>
      </w:r>
    </w:p>
    <w:p w14:paraId="3F3D6DB0" w14:textId="59EF6C3A" w:rsidR="00165010" w:rsidRDefault="00422D18">
      <w:pPr>
        <w:ind w:left="720"/>
        <w:rPr>
          <w:rPrChange w:id="368" w:author="Author" w:date="2024-06-26T12:40:00Z">
            <w:rPr>
              <w:sz w:val="28"/>
            </w:rPr>
          </w:rPrChange>
        </w:rPr>
      </w:pPr>
      <w:r>
        <w:t xml:space="preserve">― Todas las personas </w:t>
      </w:r>
      <w:r w:rsidR="00462522">
        <w:t>que</w:t>
      </w:r>
      <w:r>
        <w:t xml:space="preserve"> conocieron a </w:t>
      </w:r>
      <w:r w:rsidR="003C63D1">
        <w:t>Janica</w:t>
      </w:r>
      <w:r>
        <w:t xml:space="preserve"> </w:t>
      </w:r>
      <w:r w:rsidR="003C63D1">
        <w:t>Novak</w:t>
      </w:r>
      <w:r>
        <w:t xml:space="preserve"> están </w:t>
      </w:r>
      <w:r w:rsidR="004B609E">
        <w:t>siendo</w:t>
      </w:r>
      <w:r>
        <w:t xml:space="preserve"> citadas para </w:t>
      </w:r>
      <w:r w:rsidR="00462522">
        <w:t>que</w:t>
      </w:r>
      <w:r>
        <w:t xml:space="preserve"> aporten algún dato </w:t>
      </w:r>
      <w:r w:rsidR="00462522">
        <w:t>que</w:t>
      </w:r>
      <w:r>
        <w:t xml:space="preserve"> nos puede llegar al esclarecimiento del crimen, usted, señor, Murray no es la exención, le dijo James, mirándolo fijamente. </w:t>
      </w:r>
    </w:p>
    <w:p w14:paraId="32A5D57A" w14:textId="66F4B5B3" w:rsidR="00165010" w:rsidRDefault="00000000">
      <w:pPr>
        <w:ind w:left="720"/>
        <w:rPr>
          <w:rPrChange w:id="369" w:author="Author" w:date="2024-06-26T12:40:00Z">
            <w:rPr>
              <w:sz w:val="28"/>
            </w:rPr>
          </w:rPrChange>
        </w:rPr>
      </w:pPr>
      <w:r>
        <w:t xml:space="preserve">Murray </w:t>
      </w:r>
      <w:r w:rsidR="004B609E">
        <w:t>simuló</w:t>
      </w:r>
      <w:r>
        <w:t xml:space="preserve"> un gesto fastidio </w:t>
      </w:r>
      <w:r w:rsidR="00071913">
        <w:t xml:space="preserve">― </w:t>
      </w:r>
      <w:r>
        <w:t>Soy un hombre limpio, le dijo mirando al panel.</w:t>
      </w:r>
    </w:p>
    <w:p w14:paraId="1EFB6950" w14:textId="6A6F0673" w:rsidR="00165010" w:rsidRDefault="00000000">
      <w:pPr>
        <w:ind w:left="720"/>
        <w:rPr>
          <w:rPrChange w:id="370" w:author="Author" w:date="2024-06-26T12:40:00Z">
            <w:rPr>
              <w:sz w:val="28"/>
            </w:rPr>
          </w:rPrChange>
        </w:rPr>
      </w:pPr>
      <w:r>
        <w:t xml:space="preserve">Linda abrió un carpeta </w:t>
      </w:r>
      <w:r w:rsidR="00071913">
        <w:t xml:space="preserve">― </w:t>
      </w:r>
      <w:r>
        <w:t>y de inmediato le contestó.</w:t>
      </w:r>
    </w:p>
    <w:p w14:paraId="2E03DA2F" w14:textId="74C8D102" w:rsidR="00165010" w:rsidRDefault="00422D18">
      <w:pPr>
        <w:ind w:left="720"/>
        <w:rPr>
          <w:rPrChange w:id="371" w:author="Author" w:date="2024-06-26T12:40:00Z">
            <w:rPr>
              <w:sz w:val="28"/>
            </w:rPr>
          </w:rPrChange>
        </w:rPr>
      </w:pPr>
      <w:r>
        <w:t xml:space="preserve">― Para la justicia no, señor, Murray </w:t>
      </w:r>
      <w:r w:rsidR="00071913">
        <w:t xml:space="preserve">― </w:t>
      </w:r>
      <w:r>
        <w:t xml:space="preserve">Tiene antecedentes por acoso, </w:t>
      </w:r>
      <w:r w:rsidR="004B609E">
        <w:t>lesiones</w:t>
      </w:r>
      <w:r>
        <w:t xml:space="preserve"> graves e infracción a la ley de drogas, aquí en Colchester y en el condado de Essex, le recordó Linda.</w:t>
      </w:r>
    </w:p>
    <w:p w14:paraId="64D618C9" w14:textId="68F5396F" w:rsidR="00165010" w:rsidRDefault="00422D18">
      <w:pPr>
        <w:ind w:left="720"/>
        <w:rPr>
          <w:rPrChange w:id="372" w:author="Author" w:date="2024-06-26T12:40:00Z">
            <w:rPr>
              <w:sz w:val="28"/>
            </w:rPr>
          </w:rPrChange>
        </w:rPr>
      </w:pPr>
      <w:r>
        <w:t xml:space="preserve">― En la juventud algunas veces se cometen errores, oficial, pero también hay gente </w:t>
      </w:r>
      <w:r w:rsidR="00462522">
        <w:t>que</w:t>
      </w:r>
      <w:r>
        <w:t xml:space="preserve"> cuando no </w:t>
      </w:r>
      <w:r w:rsidR="004B609E">
        <w:t>consigue</w:t>
      </w:r>
      <w:r>
        <w:t xml:space="preserve"> lo </w:t>
      </w:r>
      <w:r w:rsidR="00462522">
        <w:t>que</w:t>
      </w:r>
      <w:r>
        <w:t xml:space="preserve"> pretende ensucia al prójimo, dijo Murray., con voz de inocente.</w:t>
      </w:r>
    </w:p>
    <w:p w14:paraId="0481BD73" w14:textId="4BC84EC5" w:rsidR="00165010" w:rsidRDefault="00422D18">
      <w:pPr>
        <w:ind w:left="720"/>
        <w:rPr>
          <w:rPrChange w:id="373" w:author="Author" w:date="2024-06-26T12:40:00Z">
            <w:rPr>
              <w:sz w:val="28"/>
            </w:rPr>
          </w:rPrChange>
        </w:rPr>
      </w:pPr>
      <w:r>
        <w:t xml:space="preserve">― ¿A </w:t>
      </w:r>
      <w:r w:rsidR="00462522">
        <w:t>qué</w:t>
      </w:r>
      <w:r>
        <w:t xml:space="preserve"> se refiere?, le preguntó Linda, con un tono elevado. </w:t>
      </w:r>
    </w:p>
    <w:p w14:paraId="004DA3DF" w14:textId="77963E2A" w:rsidR="00165010" w:rsidRDefault="00000000">
      <w:pPr>
        <w:ind w:left="720"/>
        <w:rPr>
          <w:rPrChange w:id="374" w:author="Author" w:date="2024-06-26T12:40:00Z">
            <w:rPr>
              <w:sz w:val="28"/>
            </w:rPr>
          </w:rPrChange>
        </w:rPr>
      </w:pPr>
      <w:r>
        <w:lastRenderedPageBreak/>
        <w:t xml:space="preserve">Murray negó con la cabeza </w:t>
      </w:r>
      <w:r w:rsidR="00071913">
        <w:t xml:space="preserve">― </w:t>
      </w:r>
      <w:r>
        <w:t xml:space="preserve">El daño esta hecho. No puedo implorarles </w:t>
      </w:r>
      <w:r w:rsidR="00462522">
        <w:t>que</w:t>
      </w:r>
      <w:r>
        <w:t xml:space="preserve"> soy inocente de lo </w:t>
      </w:r>
      <w:r w:rsidR="00462522">
        <w:t>que</w:t>
      </w:r>
      <w:r>
        <w:t xml:space="preserve"> en un momento injustamente se me acusó, contestó con voz de lamento.</w:t>
      </w:r>
    </w:p>
    <w:p w14:paraId="3D94533D" w14:textId="0AC79036" w:rsidR="00165010" w:rsidRDefault="00000000">
      <w:pPr>
        <w:ind w:left="720"/>
        <w:rPr>
          <w:rPrChange w:id="375" w:author="Author" w:date="2024-06-26T12:40:00Z">
            <w:rPr>
              <w:sz w:val="28"/>
            </w:rPr>
          </w:rPrChange>
        </w:rPr>
      </w:pPr>
      <w:r>
        <w:t xml:space="preserve">Cerrando la carpeta, James, le advirtió </w:t>
      </w:r>
      <w:r w:rsidR="00071913">
        <w:t xml:space="preserve">― </w:t>
      </w:r>
      <w:r>
        <w:t>Se puede retirar, señor Murray. Pero en cualquier momento el fiscal del distrito lo puede llamar a declarar nuevamente.</w:t>
      </w:r>
    </w:p>
    <w:p w14:paraId="7E4A31F6" w14:textId="48E87B52" w:rsidR="00165010" w:rsidRDefault="00422D18">
      <w:pPr>
        <w:ind w:left="720"/>
        <w:rPr>
          <w:rPrChange w:id="376" w:author="Author" w:date="2024-06-26T12:40:00Z">
            <w:rPr>
              <w:sz w:val="28"/>
            </w:rPr>
          </w:rPrChange>
        </w:rPr>
      </w:pPr>
      <w:r>
        <w:t xml:space="preserve">― Ya dije lo </w:t>
      </w:r>
      <w:r w:rsidR="004B609E">
        <w:t>que</w:t>
      </w:r>
      <w:r>
        <w:t xml:space="preserve"> tenía </w:t>
      </w:r>
      <w:r w:rsidR="00462522">
        <w:t>que</w:t>
      </w:r>
      <w:r>
        <w:t xml:space="preserve"> decir respetó a la víctima, inspector. No hay más </w:t>
      </w:r>
      <w:r w:rsidR="00462522">
        <w:t>que</w:t>
      </w:r>
      <w:r>
        <w:t xml:space="preserve"> eso.</w:t>
      </w:r>
    </w:p>
    <w:p w14:paraId="7F6B9AAE" w14:textId="077276E6" w:rsidR="00165010" w:rsidRDefault="00000000">
      <w:pPr>
        <w:ind w:left="720"/>
        <w:rPr>
          <w:rPrChange w:id="377" w:author="Author" w:date="2024-06-26T12:40:00Z">
            <w:rPr>
              <w:sz w:val="28"/>
            </w:rPr>
          </w:rPrChange>
        </w:rPr>
      </w:pPr>
      <w:r>
        <w:t xml:space="preserve">James se levantó con gesto serio y dio por terminada la entrevista, con un corto saludo. Murray quiso decir algo pero se contuvo y se </w:t>
      </w:r>
      <w:r w:rsidR="004B609E">
        <w:t>retiró</w:t>
      </w:r>
      <w:r>
        <w:t xml:space="preserve"> </w:t>
      </w:r>
      <w:r w:rsidR="004B609E">
        <w:t>sin</w:t>
      </w:r>
      <w:r>
        <w:t xml:space="preserve"> saludar.</w:t>
      </w:r>
    </w:p>
    <w:p w14:paraId="5E1A1034" w14:textId="550C9971" w:rsidR="00165010" w:rsidRDefault="00422D18">
      <w:pPr>
        <w:ind w:left="720"/>
        <w:rPr>
          <w:rPrChange w:id="378" w:author="Author" w:date="2024-06-26T12:40:00Z">
            <w:rPr>
              <w:sz w:val="28"/>
            </w:rPr>
          </w:rPrChange>
        </w:rPr>
      </w:pPr>
      <w:r>
        <w:t xml:space="preserve">― No lo creo </w:t>
      </w:r>
      <w:r w:rsidR="004B609E">
        <w:t>sincero</w:t>
      </w:r>
      <w:r>
        <w:t xml:space="preserve">, dijo Grace mientras Murray se alejaba </w:t>
      </w:r>
      <w:r w:rsidR="00071913">
        <w:t xml:space="preserve">― </w:t>
      </w:r>
      <w:r>
        <w:t xml:space="preserve">Y menos en el papel de víctima. No hay dudas </w:t>
      </w:r>
      <w:r w:rsidR="00462522">
        <w:t>que</w:t>
      </w:r>
      <w:r>
        <w:t xml:space="preserve"> es un pez gordo para la causa.</w:t>
      </w:r>
    </w:p>
    <w:p w14:paraId="28EC72A2" w14:textId="4B7BBC92" w:rsidR="00165010" w:rsidRDefault="00000000">
      <w:pPr>
        <w:ind w:left="720"/>
        <w:rPr>
          <w:rPrChange w:id="379" w:author="Author" w:date="2024-06-26T12:40:00Z">
            <w:rPr>
              <w:sz w:val="28"/>
            </w:rPr>
          </w:rPrChange>
        </w:rPr>
      </w:pPr>
      <w:r>
        <w:t xml:space="preserve">A </w:t>
      </w:r>
      <w:r w:rsidR="004B609E">
        <w:t>mí</w:t>
      </w:r>
      <w:r>
        <w:t xml:space="preserve"> me dio la misma sensación. Algo oculta, le contestó Linda.</w:t>
      </w:r>
    </w:p>
    <w:p w14:paraId="4672769B" w14:textId="19FCD5E3" w:rsidR="00852C1B" w:rsidRDefault="00422D18">
      <w:pPr>
        <w:ind w:left="720"/>
      </w:pPr>
      <w:r>
        <w:t xml:space="preserve">― Esta en nosotros descubrirlo, </w:t>
      </w:r>
      <w:r w:rsidR="004B609E">
        <w:t>aunque</w:t>
      </w:r>
      <w:r>
        <w:t xml:space="preserve"> la pista la tenemos. Hace unos años Lo procesaron por vender drogas al menudeo, poca cosa para vivir bien, pensando, los </w:t>
      </w:r>
      <w:r w:rsidR="00462522">
        <w:t>bienes</w:t>
      </w:r>
      <w:r>
        <w:t xml:space="preserve"> </w:t>
      </w:r>
      <w:r w:rsidR="00462522">
        <w:t>que</w:t>
      </w:r>
      <w:r>
        <w:t xml:space="preserve"> hoy tiene. Hablaré con el fiscal para </w:t>
      </w:r>
      <w:r w:rsidR="00462522">
        <w:t>que</w:t>
      </w:r>
      <w:r>
        <w:t xml:space="preserve"> lo ponga bajo vigilancia en Londres, y </w:t>
      </w:r>
      <w:r w:rsidR="00462522">
        <w:t>que</w:t>
      </w:r>
      <w:r>
        <w:t xml:space="preserve"> el centro recaudador y de cumplimiento tributario (HMRC) lo investigue, y, agregó </w:t>
      </w:r>
      <w:r w:rsidR="00071913">
        <w:t xml:space="preserve">― </w:t>
      </w:r>
      <w:r>
        <w:t xml:space="preserve">No llamaremos a Thomás a declarar para no despertar sospechas </w:t>
      </w:r>
      <w:r w:rsidR="00462522">
        <w:t>que</w:t>
      </w:r>
      <w:r>
        <w:t xml:space="preserve"> lo estamos investigando, lo tendremos también bajo vigilancia, tal vez </w:t>
      </w:r>
      <w:r w:rsidR="004B609E">
        <w:t>sin</w:t>
      </w:r>
      <w:r>
        <w:t xml:space="preserve"> </w:t>
      </w:r>
      <w:r w:rsidR="004B609E">
        <w:t>querer</w:t>
      </w:r>
      <w:r>
        <w:t xml:space="preserve"> nos lleve alguna pista de la </w:t>
      </w:r>
      <w:r w:rsidR="00462522">
        <w:t>que</w:t>
      </w:r>
      <w:r>
        <w:t xml:space="preserve"> estamos buscando, dijo James.</w:t>
      </w:r>
      <w:r w:rsidR="00852C1B">
        <w:br w:type="page"/>
      </w:r>
      <w:r>
        <w:lastRenderedPageBreak/>
        <w:t xml:space="preserve">En horas de la mañana el grupo comando recibió la notificación del fiscal del distrito Antony Davies, para </w:t>
      </w:r>
      <w:r w:rsidR="00462522">
        <w:t>que</w:t>
      </w:r>
      <w:r>
        <w:t xml:space="preserve"> Kevin Taylor, sea citado nuevamente a declarar debido a la contradicciones </w:t>
      </w:r>
      <w:r w:rsidR="00462522">
        <w:t>que</w:t>
      </w:r>
      <w:r>
        <w:t xml:space="preserve"> expuso cuando fue interrogado, sobre el descubrimiento de la cabeza del </w:t>
      </w:r>
      <w:r w:rsidR="003C63D1">
        <w:t>Janica</w:t>
      </w:r>
      <w:r>
        <w:t xml:space="preserve">  </w:t>
      </w:r>
      <w:r w:rsidR="003C63D1">
        <w:t>Novak</w:t>
      </w:r>
      <w:r>
        <w:t>.</w:t>
      </w:r>
    </w:p>
    <w:p w14:paraId="301DFEAE" w14:textId="09BB06D6" w:rsidR="00165010" w:rsidRDefault="00000000">
      <w:pPr>
        <w:ind w:left="720"/>
        <w:rPr>
          <w:rPrChange w:id="380" w:author="Author" w:date="2024-06-26T12:40:00Z">
            <w:rPr>
              <w:sz w:val="28"/>
            </w:rPr>
          </w:rPrChange>
        </w:rPr>
      </w:pPr>
      <w:r>
        <w:t xml:space="preserve">James resopló </w:t>
      </w:r>
      <w:r w:rsidR="00071913">
        <w:t xml:space="preserve">― </w:t>
      </w:r>
      <w:r>
        <w:t xml:space="preserve">Va ser difícil ubicarlo, más allá </w:t>
      </w:r>
      <w:r w:rsidR="00462522">
        <w:t>que</w:t>
      </w:r>
      <w:r>
        <w:t xml:space="preserve"> se le mandará la citación por el correo electrónico.</w:t>
      </w:r>
    </w:p>
    <w:p w14:paraId="09C0305B" w14:textId="53913DD9" w:rsidR="00165010" w:rsidRDefault="00422D18">
      <w:pPr>
        <w:ind w:left="720"/>
        <w:rPr>
          <w:rPrChange w:id="381" w:author="Author" w:date="2024-06-26T12:40:00Z">
            <w:rPr>
              <w:sz w:val="28"/>
            </w:rPr>
          </w:rPrChange>
        </w:rPr>
      </w:pPr>
      <w:r>
        <w:t xml:space="preserve">― No estamos de acuerdo </w:t>
      </w:r>
      <w:r w:rsidR="00462522">
        <w:t>que</w:t>
      </w:r>
      <w:r>
        <w:t xml:space="preserve"> Kevin Taylor fuese liberado, pero en verdad no teníamos argumentos sólidos en se momento para retenerlo, comentó Grace.</w:t>
      </w:r>
    </w:p>
    <w:p w14:paraId="2D0BD00D" w14:textId="0C57D820" w:rsidR="00165010" w:rsidRDefault="00422D18">
      <w:pPr>
        <w:ind w:left="720"/>
        <w:rPr>
          <w:rPrChange w:id="382" w:author="Author" w:date="2024-06-26T12:40:00Z">
            <w:rPr>
              <w:sz w:val="28"/>
            </w:rPr>
          </w:rPrChange>
        </w:rPr>
      </w:pPr>
      <w:r>
        <w:t xml:space="preserve">― Siempre los hay, lo </w:t>
      </w:r>
      <w:r w:rsidR="004B609E">
        <w:t>que</w:t>
      </w:r>
      <w:r>
        <w:t xml:space="preserve"> sucede es </w:t>
      </w:r>
      <w:r w:rsidR="00553209">
        <w:t>que</w:t>
      </w:r>
      <w:r>
        <w:t xml:space="preserve"> el comisario Fischer, actuó como marca la ley, no usando quizás el sentido común, recordemos </w:t>
      </w:r>
      <w:r w:rsidR="00462522">
        <w:t>que</w:t>
      </w:r>
      <w:r>
        <w:t xml:space="preserve"> Taylor no </w:t>
      </w:r>
      <w:r w:rsidR="004B609E">
        <w:t>tenía</w:t>
      </w:r>
      <w:r>
        <w:t xml:space="preserve"> abogado en ese momento para </w:t>
      </w:r>
      <w:r w:rsidR="00462522">
        <w:t>que</w:t>
      </w:r>
      <w:r>
        <w:t xml:space="preserve"> lo defendiera, eso hubiese demorado su liberación hasta conseguir nuevas pruebas en su contra comentó </w:t>
      </w:r>
      <w:r w:rsidR="007D2EFA">
        <w:t>Arthur</w:t>
      </w:r>
      <w:r>
        <w:t xml:space="preserve"> a disgusto.</w:t>
      </w:r>
    </w:p>
    <w:p w14:paraId="39395705" w14:textId="5275F8A0" w:rsidR="00165010" w:rsidRDefault="00000000">
      <w:pPr>
        <w:ind w:left="720"/>
        <w:rPr>
          <w:rPrChange w:id="383" w:author="Author" w:date="2024-06-26T12:40:00Z">
            <w:rPr>
              <w:sz w:val="28"/>
            </w:rPr>
          </w:rPrChange>
        </w:rPr>
      </w:pPr>
      <w:r>
        <w:t xml:space="preserve"> ― ¿Por </w:t>
      </w:r>
      <w:r w:rsidR="004B609E">
        <w:t>dónde</w:t>
      </w:r>
      <w:r>
        <w:t xml:space="preserve"> empezamos?, Preguntó Grace a sus compañeros, tomándose el mentón.</w:t>
      </w:r>
    </w:p>
    <w:p w14:paraId="67CC1B8D" w14:textId="06BBE6BD" w:rsidR="00165010" w:rsidRDefault="00422D18">
      <w:pPr>
        <w:ind w:left="720"/>
        <w:rPr>
          <w:rPrChange w:id="384" w:author="Author" w:date="2024-06-26T12:40:00Z">
            <w:rPr>
              <w:sz w:val="28"/>
            </w:rPr>
          </w:rPrChange>
        </w:rPr>
      </w:pPr>
      <w:r>
        <w:t xml:space="preserve">― Seguramente, en la casa de su abuelo no </w:t>
      </w:r>
      <w:r w:rsidR="004B609E">
        <w:t>está</w:t>
      </w:r>
      <w:r>
        <w:t xml:space="preserve">, sí </w:t>
      </w:r>
      <w:r w:rsidR="00553209">
        <w:t>está</w:t>
      </w:r>
      <w:r>
        <w:t xml:space="preserve"> ocultando algo, sugiero ir a lo de su amigo en Deal, sí no se presenta después de la citación, contestó Linda.</w:t>
      </w:r>
    </w:p>
    <w:p w14:paraId="1C49EE08" w14:textId="24E94A79" w:rsidR="00165010" w:rsidRDefault="00422D18">
      <w:pPr>
        <w:ind w:left="720"/>
        <w:rPr>
          <w:rPrChange w:id="385" w:author="Author" w:date="2024-06-26T12:40:00Z">
            <w:rPr>
              <w:sz w:val="28"/>
            </w:rPr>
          </w:rPrChange>
        </w:rPr>
      </w:pPr>
      <w:r>
        <w:t xml:space="preserve">― Es una </w:t>
      </w:r>
      <w:r w:rsidR="004B609E">
        <w:t>posibilidad</w:t>
      </w:r>
      <w:r>
        <w:t xml:space="preserve"> muy razonable, contestó Miller, atento a un mail </w:t>
      </w:r>
      <w:r w:rsidR="00462522">
        <w:t>que</w:t>
      </w:r>
      <w:r>
        <w:t xml:space="preserve"> acababa de recibir.</w:t>
      </w:r>
    </w:p>
    <w:p w14:paraId="5B3D5B68" w14:textId="0F9F9631" w:rsidR="00165010" w:rsidRDefault="00422D18">
      <w:pPr>
        <w:ind w:left="720"/>
        <w:rPr>
          <w:rPrChange w:id="386" w:author="Author" w:date="2024-06-26T12:40:00Z">
            <w:rPr>
              <w:sz w:val="28"/>
            </w:rPr>
          </w:rPrChange>
        </w:rPr>
      </w:pPr>
      <w:r>
        <w:t xml:space="preserve">― Seguramente, no se presentará, pediré antes una orden para registrar la casa de su abuelo, igualmente preparemos el viaje para mañana a Deal. Linda y el sargento </w:t>
      </w:r>
      <w:r w:rsidR="004B609E">
        <w:t>Miller</w:t>
      </w:r>
      <w:r>
        <w:t xml:space="preserve"> se </w:t>
      </w:r>
      <w:r w:rsidR="004B609E">
        <w:t>quedan</w:t>
      </w:r>
      <w:r>
        <w:t>, ordenó James, con gesto de autoridad.</w:t>
      </w:r>
    </w:p>
    <w:p w14:paraId="5BE88EF4" w14:textId="3CAED2ED" w:rsidR="00165010" w:rsidRDefault="00422D18">
      <w:pPr>
        <w:ind w:left="720"/>
        <w:rPr>
          <w:rPrChange w:id="387" w:author="Author" w:date="2024-06-26T12:40:00Z">
            <w:rPr>
              <w:sz w:val="28"/>
            </w:rPr>
          </w:rPrChange>
        </w:rPr>
      </w:pPr>
      <w:r>
        <w:t>― ¿</w:t>
      </w:r>
      <w:r w:rsidR="00462522">
        <w:t>Por qué</w:t>
      </w:r>
      <w:r>
        <w:t>, yo?, dijo Linda abriendo grande los ojos, mientras el sargento Miller no contestó.</w:t>
      </w:r>
    </w:p>
    <w:p w14:paraId="03C10F3F" w14:textId="3504B644" w:rsidR="00165010" w:rsidRDefault="00422D18">
      <w:pPr>
        <w:ind w:left="720"/>
        <w:rPr>
          <w:rPrChange w:id="388" w:author="Author" w:date="2024-06-26T12:40:00Z">
            <w:rPr>
              <w:sz w:val="28"/>
            </w:rPr>
          </w:rPrChange>
        </w:rPr>
      </w:pPr>
      <w:r>
        <w:t>― Por</w:t>
      </w:r>
      <w:r w:rsidR="00462522">
        <w:t>que</w:t>
      </w:r>
      <w:r>
        <w:t xml:space="preserve"> disponemos de un sólo móvil policial y, además, el viaje a Deal son muchas millas para usar nuestros vehículos, solamente eso, le aclaró James, algo sorprendido por la actitud de Linda.</w:t>
      </w:r>
    </w:p>
    <w:p w14:paraId="207286E1" w14:textId="768F392B" w:rsidR="00165010" w:rsidRDefault="00000000">
      <w:pPr>
        <w:ind w:left="720"/>
        <w:rPr>
          <w:rPrChange w:id="389" w:author="Author" w:date="2024-06-26T12:40:00Z">
            <w:rPr>
              <w:sz w:val="28"/>
            </w:rPr>
          </w:rPrChange>
        </w:rPr>
      </w:pPr>
      <w:r>
        <w:t xml:space="preserve">Linda </w:t>
      </w:r>
      <w:r w:rsidR="00553209">
        <w:t>asintió</w:t>
      </w:r>
      <w:r>
        <w:t xml:space="preserve"> con una evidente falta de </w:t>
      </w:r>
      <w:r w:rsidR="004B609E">
        <w:t>entusiasmo</w:t>
      </w:r>
      <w:r>
        <w:t>, pero no le contestó.</w:t>
      </w:r>
    </w:p>
    <w:p w14:paraId="794CE265" w14:textId="3DE4448A" w:rsidR="00852C1B" w:rsidRDefault="00000000">
      <w:pPr>
        <w:ind w:left="720"/>
      </w:pPr>
      <w:r>
        <w:t xml:space="preserve">Cuando se retiró malhumorada de la estación policial rumbo a su domicilio, no hizo más </w:t>
      </w:r>
      <w:r w:rsidR="00462522">
        <w:t>que</w:t>
      </w:r>
      <w:r>
        <w:t xml:space="preserve"> pensar </w:t>
      </w:r>
      <w:r w:rsidR="00462522">
        <w:t>que</w:t>
      </w:r>
      <w:r>
        <w:t xml:space="preserve"> James la estaba eludiendo, más allá </w:t>
      </w:r>
      <w:r w:rsidR="00462522">
        <w:t>que</w:t>
      </w:r>
      <w:r>
        <w:t xml:space="preserve"> la orden impartida a sus compañeros no dejaba de ser una lógica. Ella </w:t>
      </w:r>
      <w:r w:rsidR="00E23FA5">
        <w:t>siempre</w:t>
      </w:r>
      <w:r>
        <w:t xml:space="preserve"> </w:t>
      </w:r>
      <w:r w:rsidR="004B609E">
        <w:t>quería</w:t>
      </w:r>
      <w:r>
        <w:t xml:space="preserve"> estar a su lado </w:t>
      </w:r>
      <w:r w:rsidR="00462522">
        <w:t>porque</w:t>
      </w:r>
      <w:r>
        <w:t xml:space="preserve"> lo admiraba como </w:t>
      </w:r>
      <w:r w:rsidR="004B609E">
        <w:t>profesional</w:t>
      </w:r>
      <w:r>
        <w:t xml:space="preserve"> y también por</w:t>
      </w:r>
      <w:r w:rsidR="00462522">
        <w:t>que</w:t>
      </w:r>
      <w:r>
        <w:t xml:space="preserve"> cada día </w:t>
      </w:r>
      <w:r w:rsidR="00462522">
        <w:t>que</w:t>
      </w:r>
      <w:r>
        <w:t xml:space="preserve"> pasaba lo </w:t>
      </w:r>
      <w:r w:rsidR="00F54961">
        <w:t>sentía</w:t>
      </w:r>
      <w:r>
        <w:t xml:space="preserve"> más cerca de ella </w:t>
      </w:r>
      <w:r w:rsidR="00071913">
        <w:t xml:space="preserve">― </w:t>
      </w:r>
      <w:r>
        <w:t xml:space="preserve">La prefirió a Grace o a </w:t>
      </w:r>
      <w:r w:rsidR="007D2EFA">
        <w:t>Arthur</w:t>
      </w:r>
      <w:r>
        <w:t xml:space="preserve"> antes </w:t>
      </w:r>
      <w:r w:rsidR="004B609E">
        <w:t>que</w:t>
      </w:r>
      <w:r>
        <w:t xml:space="preserve"> a </w:t>
      </w:r>
      <w:r w:rsidR="00A0222D">
        <w:t>mí</w:t>
      </w:r>
      <w:r>
        <w:t>, se dijo, negando con la cabeza, con una rabia contenida.</w:t>
      </w:r>
    </w:p>
    <w:p w14:paraId="6B02B743" w14:textId="159635C7" w:rsidR="00852C1B" w:rsidRDefault="00852C1B">
      <w:pPr>
        <w:ind w:left="720"/>
      </w:pPr>
    </w:p>
    <w:p w14:paraId="3507D7B8" w14:textId="77777777" w:rsidR="00852C1B" w:rsidRDefault="00852C1B" w:rsidP="008A3B13">
      <w:pPr>
        <w:ind w:left="720"/>
        <w:jc w:val="center"/>
      </w:pPr>
      <w:r>
        <w:t>*********</w:t>
      </w:r>
    </w:p>
    <w:p w14:paraId="08EB7FE5" w14:textId="77777777" w:rsidR="00852C1B" w:rsidRDefault="00852C1B">
      <w:pPr>
        <w:ind w:left="720"/>
      </w:pPr>
    </w:p>
    <w:p w14:paraId="4D9623B2" w14:textId="5C801D8E" w:rsidR="00954A22" w:rsidRDefault="00000000">
      <w:pPr>
        <w:ind w:left="720"/>
      </w:pPr>
      <w:r>
        <w:t xml:space="preserve">Las 24 horas </w:t>
      </w:r>
      <w:r w:rsidR="00462522">
        <w:t>que</w:t>
      </w:r>
      <w:r>
        <w:t xml:space="preserve"> le había dado bajo órdenes el fiscal del distrito, Antony Davies, a Kevin Taylor a través de un mensaje en el móvil para </w:t>
      </w:r>
      <w:r w:rsidR="00462522">
        <w:t>que</w:t>
      </w:r>
      <w:r>
        <w:t xml:space="preserve"> se presentara en la justicia, habían concluido, </w:t>
      </w:r>
      <w:r w:rsidR="004B609E">
        <w:t>sin</w:t>
      </w:r>
      <w:r>
        <w:t xml:space="preserve"> su presencia en el juzgado. La orden ahora era detenerlo y sí se </w:t>
      </w:r>
      <w:r w:rsidR="004B609E">
        <w:t>resistiese</w:t>
      </w:r>
      <w:r>
        <w:t xml:space="preserve"> llevado por la fuerza a la estación policial.</w:t>
      </w:r>
      <w:r w:rsidR="00954A22">
        <w:br w:type="page"/>
      </w:r>
      <w:r>
        <w:lastRenderedPageBreak/>
        <w:t xml:space="preserve">Los recibió una mujer de unos cincuenta años, de cara redonda rosada y pasada de peso. Según ella la habían contratado como enfermera para cuidar al abuelo de Kevin, </w:t>
      </w:r>
      <w:r w:rsidR="00462522">
        <w:t>que</w:t>
      </w:r>
      <w:r>
        <w:t xml:space="preserve"> se encontraba enfermo en la cama.</w:t>
      </w:r>
    </w:p>
    <w:p w14:paraId="6C177B2A" w14:textId="77777777" w:rsidR="00165010" w:rsidRDefault="00422D18">
      <w:pPr>
        <w:ind w:left="720"/>
        <w:rPr>
          <w:rPrChange w:id="390" w:author="Author" w:date="2024-06-26T12:40:00Z">
            <w:rPr>
              <w:sz w:val="28"/>
            </w:rPr>
          </w:rPrChange>
        </w:rPr>
      </w:pPr>
      <w:r>
        <w:t>― ¿Se encuentra Kevin Taylor?, le preguntó James, mostrando la placa.</w:t>
      </w:r>
    </w:p>
    <w:p w14:paraId="5BDCE3AE" w14:textId="6E2C0178" w:rsidR="00165010" w:rsidRDefault="00000000">
      <w:pPr>
        <w:ind w:left="720"/>
        <w:rPr>
          <w:rPrChange w:id="391" w:author="Author" w:date="2024-06-26T12:40:00Z">
            <w:rPr>
              <w:sz w:val="28"/>
            </w:rPr>
          </w:rPrChange>
        </w:rPr>
      </w:pPr>
      <w:r>
        <w:t xml:space="preserve">La mujer negó </w:t>
      </w:r>
      <w:r w:rsidR="004B609E">
        <w:t>sin</w:t>
      </w:r>
      <w:r>
        <w:t xml:space="preserve"> sacar sus ojos de la credencial policial </w:t>
      </w:r>
      <w:r w:rsidR="00071913">
        <w:t xml:space="preserve">― </w:t>
      </w:r>
      <w:r>
        <w:t xml:space="preserve"> Hace un par de días </w:t>
      </w:r>
      <w:r w:rsidR="00462522">
        <w:t>que</w:t>
      </w:r>
      <w:r>
        <w:t xml:space="preserve"> el muchacho vino, retiró unas cosas del armario en una mochila, saludo al abuelo y se fue. Por la prisa </w:t>
      </w:r>
      <w:r w:rsidR="00462522">
        <w:t>que</w:t>
      </w:r>
      <w:r>
        <w:t xml:space="preserve"> tenía daba la sensación </w:t>
      </w:r>
      <w:r w:rsidR="00462522">
        <w:t>que</w:t>
      </w:r>
      <w:r>
        <w:t xml:space="preserve"> lo estaban buscando, dijo las mujer con cierto tono de ingenuidad.</w:t>
      </w:r>
    </w:p>
    <w:p w14:paraId="441779EE" w14:textId="787B81BD" w:rsidR="00165010" w:rsidRDefault="00422D18">
      <w:pPr>
        <w:ind w:left="720"/>
        <w:rPr>
          <w:rPrChange w:id="392" w:author="Author" w:date="2024-06-26T12:40:00Z">
            <w:rPr>
              <w:sz w:val="28"/>
            </w:rPr>
          </w:rPrChange>
        </w:rPr>
      </w:pPr>
      <w:r>
        <w:t xml:space="preserve">― ¿Le dijo, donde iba, y sí iba a volver?, le preguntó Grace, con </w:t>
      </w:r>
      <w:r w:rsidR="004B609E">
        <w:t>signos</w:t>
      </w:r>
      <w:r>
        <w:t xml:space="preserve"> de interrogación.</w:t>
      </w:r>
    </w:p>
    <w:p w14:paraId="53AD72A1" w14:textId="68E14104" w:rsidR="00165010" w:rsidRDefault="00000000">
      <w:pPr>
        <w:ind w:left="720"/>
        <w:rPr>
          <w:rPrChange w:id="393" w:author="Author" w:date="2024-06-26T12:40:00Z">
            <w:rPr>
              <w:sz w:val="28"/>
            </w:rPr>
          </w:rPrChange>
        </w:rPr>
      </w:pPr>
      <w:r>
        <w:t xml:space="preserve">La mujer negó con la cabeza </w:t>
      </w:r>
      <w:r w:rsidR="00071913">
        <w:t xml:space="preserve">― </w:t>
      </w:r>
      <w:r>
        <w:t xml:space="preserve">Kevin es de poco hablar </w:t>
      </w:r>
      <w:r w:rsidR="00E23FA5">
        <w:t>siempre</w:t>
      </w:r>
      <w:r>
        <w:t xml:space="preserve"> esta apurado, se fue de prisa, oficial.</w:t>
      </w:r>
    </w:p>
    <w:p w14:paraId="40137C28" w14:textId="77777777" w:rsidR="00165010" w:rsidRDefault="00422D18">
      <w:pPr>
        <w:ind w:left="720"/>
        <w:rPr>
          <w:rPrChange w:id="394" w:author="Author" w:date="2024-06-26T12:40:00Z">
            <w:rPr>
              <w:sz w:val="28"/>
            </w:rPr>
          </w:rPrChange>
        </w:rPr>
      </w:pPr>
      <w:r>
        <w:t>― Tenemos orden de revisar el domicilio, señora, le dijo james, mostrando un escrito.</w:t>
      </w:r>
    </w:p>
    <w:p w14:paraId="468ED310" w14:textId="77777777" w:rsidR="00165010" w:rsidRDefault="00422D18">
      <w:pPr>
        <w:ind w:left="720"/>
        <w:rPr>
          <w:rPrChange w:id="395" w:author="Author" w:date="2024-06-26T12:40:00Z">
            <w:rPr>
              <w:sz w:val="28"/>
            </w:rPr>
          </w:rPrChange>
        </w:rPr>
      </w:pPr>
      <w:r>
        <w:t>― Si…, por supuesto, contestó ella, moviendo los hombros y abriendo la puerta.</w:t>
      </w:r>
    </w:p>
    <w:p w14:paraId="7043E00E" w14:textId="77777777" w:rsidR="00165010" w:rsidRDefault="00000000">
      <w:pPr>
        <w:ind w:left="720"/>
        <w:rPr>
          <w:rPrChange w:id="396" w:author="Author" w:date="2024-06-26T12:40:00Z">
            <w:rPr>
              <w:sz w:val="28"/>
            </w:rPr>
          </w:rPrChange>
        </w:rPr>
      </w:pPr>
      <w:r>
        <w:t xml:space="preserve"> Hasta el cuarto del anciano fue revisado por Grace, mientras el octogenario dormía.</w:t>
      </w:r>
    </w:p>
    <w:p w14:paraId="76F771B8" w14:textId="482F7BEE" w:rsidR="00165010" w:rsidRDefault="00422D18">
      <w:pPr>
        <w:ind w:left="720"/>
        <w:rPr>
          <w:rPrChange w:id="397" w:author="Author" w:date="2024-06-26T12:40:00Z">
            <w:rPr>
              <w:sz w:val="28"/>
            </w:rPr>
          </w:rPrChange>
        </w:rPr>
      </w:pPr>
      <w:r>
        <w:t xml:space="preserve">― Lo </w:t>
      </w:r>
      <w:r w:rsidR="00462522">
        <w:t>que</w:t>
      </w:r>
      <w:r>
        <w:t xml:space="preserve"> suponíamos Kevin se fugó, dijo James, bufando.</w:t>
      </w:r>
    </w:p>
    <w:p w14:paraId="0DD28AC5" w14:textId="492B4466" w:rsidR="00165010" w:rsidRDefault="00000000">
      <w:pPr>
        <w:ind w:left="720"/>
        <w:rPr>
          <w:rPrChange w:id="398" w:author="Author" w:date="2024-06-26T12:40:00Z">
            <w:rPr>
              <w:sz w:val="28"/>
            </w:rPr>
          </w:rPrChange>
        </w:rPr>
      </w:pPr>
      <w:r>
        <w:t xml:space="preserve">Cuando se retiraban </w:t>
      </w:r>
      <w:r w:rsidR="007D2EFA">
        <w:t>Arthur</w:t>
      </w:r>
      <w:r>
        <w:t xml:space="preserve"> le tendió una tarjeta a la mujer </w:t>
      </w:r>
      <w:r w:rsidR="00071913">
        <w:t xml:space="preserve">― </w:t>
      </w:r>
      <w:r>
        <w:t>Si llega a volver, por favor llámenos.</w:t>
      </w:r>
    </w:p>
    <w:p w14:paraId="3CB734EC" w14:textId="419A211F" w:rsidR="00852C1B" w:rsidRDefault="00422D18">
      <w:pPr>
        <w:ind w:left="720"/>
      </w:pPr>
      <w:r>
        <w:t xml:space="preserve">― Si, por supuesto, pero no creo </w:t>
      </w:r>
      <w:r w:rsidR="004B609E">
        <w:t>que</w:t>
      </w:r>
      <w:r>
        <w:t xml:space="preserve"> vuelva por ahora, le contestó la mujer, con una sonrisa falsa.</w:t>
      </w:r>
      <w:r w:rsidR="00852C1B">
        <w:br w:type="page"/>
      </w:r>
      <w:r>
        <w:lastRenderedPageBreak/>
        <w:t xml:space="preserve"> Cuando Steven Nolan reconoció a James y a sus compañeros parados en la puerta del </w:t>
      </w:r>
      <w:r w:rsidR="004B609E">
        <w:t>gimnasio</w:t>
      </w:r>
      <w:r>
        <w:t xml:space="preserve">, palideció e intentó cerrar la puerta. Se lo impidió </w:t>
      </w:r>
      <w:r w:rsidR="007D2EFA">
        <w:t>Arthur</w:t>
      </w:r>
      <w:r>
        <w:t xml:space="preserve"> con un empujón.</w:t>
      </w:r>
    </w:p>
    <w:p w14:paraId="0F295A66" w14:textId="60FE8FE4" w:rsidR="00165010" w:rsidRDefault="00422D18">
      <w:pPr>
        <w:ind w:left="720"/>
        <w:rPr>
          <w:rPrChange w:id="399" w:author="Author" w:date="2024-06-26T12:40:00Z">
            <w:rPr>
              <w:sz w:val="28"/>
            </w:rPr>
          </w:rPrChange>
        </w:rPr>
      </w:pPr>
      <w:r>
        <w:t xml:space="preserve">― No pueden entrar a un domicilio </w:t>
      </w:r>
      <w:r w:rsidR="004B609E">
        <w:t>sin</w:t>
      </w:r>
      <w:r>
        <w:t xml:space="preserve"> orden de allanamiento gritó </w:t>
      </w:r>
      <w:r w:rsidR="003060D5">
        <w:t>Steven</w:t>
      </w:r>
      <w:r>
        <w:t>.</w:t>
      </w:r>
    </w:p>
    <w:p w14:paraId="407DA29E" w14:textId="3C668D00" w:rsidR="00165010" w:rsidRDefault="00422D18">
      <w:pPr>
        <w:ind w:left="720"/>
        <w:rPr>
          <w:rPrChange w:id="400" w:author="Author" w:date="2024-06-26T12:40:00Z">
            <w:rPr>
              <w:sz w:val="28"/>
            </w:rPr>
          </w:rPrChange>
        </w:rPr>
      </w:pPr>
      <w:r>
        <w:t xml:space="preserve">― Tampoco </w:t>
      </w:r>
      <w:r w:rsidR="004B609E">
        <w:t>tú</w:t>
      </w:r>
      <w:r>
        <w:t xml:space="preserve"> no puedes mentirle a la policía, le espetó Grace.</w:t>
      </w:r>
    </w:p>
    <w:p w14:paraId="2ED45DA4" w14:textId="416068F8" w:rsidR="00165010" w:rsidRDefault="003060D5">
      <w:pPr>
        <w:ind w:left="720"/>
        <w:rPr>
          <w:rPrChange w:id="401" w:author="Author" w:date="2024-06-26T12:40:00Z">
            <w:rPr>
              <w:sz w:val="28"/>
            </w:rPr>
          </w:rPrChange>
        </w:rPr>
      </w:pPr>
      <w:r>
        <w:t>Steven</w:t>
      </w:r>
      <w:r w:rsidR="00000000">
        <w:t xml:space="preserve"> negó con la cabeza </w:t>
      </w:r>
      <w:r w:rsidR="00071913">
        <w:t xml:space="preserve">― </w:t>
      </w:r>
      <w:r w:rsidR="00000000">
        <w:t xml:space="preserve">Yo no le </w:t>
      </w:r>
      <w:r w:rsidR="004B609E">
        <w:t>mentí</w:t>
      </w:r>
      <w:r w:rsidR="00000000">
        <w:t>.</w:t>
      </w:r>
    </w:p>
    <w:p w14:paraId="2419390B" w14:textId="2E500F31" w:rsidR="00165010" w:rsidRDefault="00000000">
      <w:pPr>
        <w:ind w:left="720"/>
        <w:rPr>
          <w:rPrChange w:id="402" w:author="Author" w:date="2024-06-26T12:40:00Z">
            <w:rPr>
              <w:sz w:val="28"/>
            </w:rPr>
          </w:rPrChange>
        </w:rPr>
      </w:pPr>
      <w:r>
        <w:t xml:space="preserve">James lo tomó del cuello </w:t>
      </w:r>
      <w:r w:rsidR="00071913">
        <w:t xml:space="preserve">― </w:t>
      </w:r>
      <w:r>
        <w:t xml:space="preserve">Nos dijiste </w:t>
      </w:r>
      <w:r w:rsidR="00462522">
        <w:t>que</w:t>
      </w:r>
      <w:r>
        <w:t xml:space="preserve"> Kevin no estaba en el </w:t>
      </w:r>
      <w:r w:rsidR="004B609E">
        <w:t>gimnasio</w:t>
      </w:r>
      <w:r>
        <w:t>. Lo esperamos y salió de aquí, sí lo vuelves hacer te vamos a arrestar.</w:t>
      </w:r>
    </w:p>
    <w:p w14:paraId="76AE1403" w14:textId="16490070" w:rsidR="00165010" w:rsidRDefault="003060D5">
      <w:pPr>
        <w:ind w:left="720"/>
        <w:rPr>
          <w:rPrChange w:id="403" w:author="Author" w:date="2024-06-26T12:40:00Z">
            <w:rPr>
              <w:sz w:val="28"/>
            </w:rPr>
          </w:rPrChange>
        </w:rPr>
      </w:pPr>
      <w:r>
        <w:t>Steven</w:t>
      </w:r>
      <w:r w:rsidR="00000000">
        <w:t xml:space="preserve"> abrió bien grande los ojos </w:t>
      </w:r>
      <w:r w:rsidR="00071913">
        <w:t xml:space="preserve">― </w:t>
      </w:r>
      <w:r w:rsidR="00000000">
        <w:t xml:space="preserve">Me amenazó, oficial, yo no tengo nada </w:t>
      </w:r>
      <w:r w:rsidR="00462522">
        <w:t>que</w:t>
      </w:r>
      <w:r w:rsidR="00000000">
        <w:t xml:space="preserve"> ver con lo </w:t>
      </w:r>
      <w:r w:rsidR="004B609E">
        <w:t>que</w:t>
      </w:r>
      <w:r w:rsidR="00000000">
        <w:t xml:space="preserve"> le </w:t>
      </w:r>
      <w:r w:rsidR="00DB4864">
        <w:t>está</w:t>
      </w:r>
      <w:r w:rsidR="00000000">
        <w:t xml:space="preserve"> sucediendo.</w:t>
      </w:r>
    </w:p>
    <w:p w14:paraId="0F42C010" w14:textId="75722102" w:rsidR="00165010" w:rsidRDefault="00422D18">
      <w:pPr>
        <w:ind w:left="720"/>
        <w:rPr>
          <w:rPrChange w:id="404" w:author="Author" w:date="2024-06-26T12:40:00Z">
            <w:rPr>
              <w:sz w:val="28"/>
            </w:rPr>
          </w:rPrChange>
        </w:rPr>
      </w:pPr>
      <w:r>
        <w:t xml:space="preserve">― </w:t>
      </w:r>
      <w:r w:rsidR="004172AE">
        <w:t xml:space="preserve">¿Qué </w:t>
      </w:r>
      <w:r>
        <w:t xml:space="preserve">le </w:t>
      </w:r>
      <w:r w:rsidR="004B609E">
        <w:t>está</w:t>
      </w:r>
      <w:r>
        <w:t xml:space="preserve"> sucediendo?, le espetó James.</w:t>
      </w:r>
    </w:p>
    <w:p w14:paraId="0ECEDACA" w14:textId="3C98A55E" w:rsidR="00165010" w:rsidRDefault="003060D5">
      <w:pPr>
        <w:ind w:left="720"/>
        <w:rPr>
          <w:rPrChange w:id="405" w:author="Author" w:date="2024-06-26T12:40:00Z">
            <w:rPr>
              <w:sz w:val="28"/>
            </w:rPr>
          </w:rPrChange>
        </w:rPr>
      </w:pPr>
      <w:r>
        <w:t>Steven</w:t>
      </w:r>
      <w:r w:rsidR="00000000">
        <w:t xml:space="preserve"> tragó saliva </w:t>
      </w:r>
      <w:r w:rsidR="00071913">
        <w:t xml:space="preserve">― </w:t>
      </w:r>
      <w:r w:rsidR="00000000">
        <w:t xml:space="preserve">Bueno me confesó </w:t>
      </w:r>
      <w:r w:rsidR="00462522">
        <w:t>que</w:t>
      </w:r>
      <w:r w:rsidR="00000000">
        <w:t xml:space="preserve"> cuando descubrió la cabeza de una joven en el rio, vive en contante peligro. Ahora no </w:t>
      </w:r>
      <w:r w:rsidR="004B609E">
        <w:t>está</w:t>
      </w:r>
      <w:r w:rsidR="00000000">
        <w:t xml:space="preserve"> aquí.</w:t>
      </w:r>
    </w:p>
    <w:p w14:paraId="30AC3AF8" w14:textId="75D1B5AA" w:rsidR="00165010" w:rsidRDefault="00422D18">
      <w:pPr>
        <w:ind w:left="720"/>
        <w:rPr>
          <w:rPrChange w:id="406" w:author="Author" w:date="2024-06-26T12:40:00Z">
            <w:rPr>
              <w:sz w:val="28"/>
            </w:rPr>
          </w:rPrChange>
        </w:rPr>
      </w:pPr>
      <w:r>
        <w:t xml:space="preserve">― Eso lo veremos </w:t>
      </w:r>
      <w:r w:rsidR="00071913">
        <w:t xml:space="preserve">― </w:t>
      </w:r>
      <w:r w:rsidR="004172AE">
        <w:t xml:space="preserve">¿Qué </w:t>
      </w:r>
      <w:r>
        <w:t xml:space="preserve">más te dijo?, le indagó </w:t>
      </w:r>
      <w:r w:rsidR="007D2EFA">
        <w:t>Arthur</w:t>
      </w:r>
      <w:r>
        <w:t>.</w:t>
      </w:r>
    </w:p>
    <w:p w14:paraId="5A5F0FCA" w14:textId="77777777" w:rsidR="00165010" w:rsidRDefault="00422D18">
      <w:pPr>
        <w:ind w:left="720"/>
        <w:rPr>
          <w:rPrChange w:id="407" w:author="Author" w:date="2024-06-26T12:40:00Z">
            <w:rPr>
              <w:sz w:val="28"/>
            </w:rPr>
          </w:rPrChange>
        </w:rPr>
      </w:pPr>
      <w:r>
        <w:t>― Solo eso.</w:t>
      </w:r>
    </w:p>
    <w:p w14:paraId="0BED8E1B" w14:textId="170EAC14" w:rsidR="00165010" w:rsidRDefault="00422D18">
      <w:pPr>
        <w:ind w:left="720"/>
        <w:rPr>
          <w:rPrChange w:id="408" w:author="Author" w:date="2024-06-26T12:40:00Z">
            <w:rPr>
              <w:sz w:val="28"/>
            </w:rPr>
          </w:rPrChange>
        </w:rPr>
      </w:pPr>
      <w:r>
        <w:t xml:space="preserve">― Y </w:t>
      </w:r>
      <w:r w:rsidR="004B609E">
        <w:t>tú</w:t>
      </w:r>
      <w:r>
        <w:t xml:space="preserve"> le creíste ¿Verdad? Le preguntó James.</w:t>
      </w:r>
    </w:p>
    <w:p w14:paraId="33714D7E" w14:textId="72513E58" w:rsidR="00165010" w:rsidRDefault="00422D18">
      <w:pPr>
        <w:ind w:left="720"/>
        <w:rPr>
          <w:rPrChange w:id="409" w:author="Author" w:date="2024-06-26T12:40:00Z">
            <w:rPr>
              <w:sz w:val="28"/>
            </w:rPr>
          </w:rPrChange>
        </w:rPr>
      </w:pPr>
      <w:r>
        <w:t xml:space="preserve">― Si, </w:t>
      </w:r>
      <w:r w:rsidR="00462522">
        <w:t>por qué</w:t>
      </w:r>
      <w:r>
        <w:t xml:space="preserve"> es mi amigo y nunca me defraudó.</w:t>
      </w:r>
    </w:p>
    <w:p w14:paraId="1CB6B0A5" w14:textId="705D9F28" w:rsidR="00165010" w:rsidRDefault="00000000">
      <w:pPr>
        <w:ind w:left="720"/>
        <w:rPr>
          <w:rPrChange w:id="410" w:author="Author" w:date="2024-06-26T12:40:00Z">
            <w:rPr>
              <w:sz w:val="28"/>
            </w:rPr>
          </w:rPrChange>
        </w:rPr>
      </w:pPr>
      <w:r>
        <w:t xml:space="preserve">Revisaron el </w:t>
      </w:r>
      <w:r w:rsidR="004B609E">
        <w:t>gimnasio</w:t>
      </w:r>
      <w:r>
        <w:t xml:space="preserve"> y parte de un ventanal </w:t>
      </w:r>
      <w:r w:rsidR="00462522">
        <w:t>que</w:t>
      </w:r>
      <w:r>
        <w:t xml:space="preserve"> daba a una estrecha calle solitaria, </w:t>
      </w:r>
      <w:r w:rsidR="004B609E">
        <w:t>sin</w:t>
      </w:r>
      <w:r>
        <w:t xml:space="preserve"> dar con </w:t>
      </w:r>
      <w:r w:rsidR="004B609E">
        <w:t>Kevin</w:t>
      </w:r>
      <w:r>
        <w:t>.</w:t>
      </w:r>
    </w:p>
    <w:p w14:paraId="27A36390" w14:textId="2E57F555" w:rsidR="00165010" w:rsidRDefault="00422D18">
      <w:pPr>
        <w:ind w:left="720"/>
        <w:rPr>
          <w:rPrChange w:id="411" w:author="Author" w:date="2024-06-26T12:40:00Z">
            <w:rPr>
              <w:sz w:val="28"/>
            </w:rPr>
          </w:rPrChange>
        </w:rPr>
      </w:pPr>
      <w:r>
        <w:t>― ¿</w:t>
      </w:r>
      <w:r w:rsidR="004B609E">
        <w:t>Cuándo</w:t>
      </w:r>
      <w:r>
        <w:t xml:space="preserve"> lo viste por </w:t>
      </w:r>
      <w:r w:rsidR="004B609E">
        <w:t>última</w:t>
      </w:r>
      <w:r>
        <w:t xml:space="preserve"> vez?, le preguntó Grace.</w:t>
      </w:r>
    </w:p>
    <w:p w14:paraId="422F58F0" w14:textId="1EA274AD" w:rsidR="00165010" w:rsidRDefault="00422D18">
      <w:pPr>
        <w:ind w:left="720"/>
        <w:rPr>
          <w:rPrChange w:id="412" w:author="Author" w:date="2024-06-26T12:40:00Z">
            <w:rPr>
              <w:sz w:val="28"/>
            </w:rPr>
          </w:rPrChange>
        </w:rPr>
      </w:pPr>
      <w:r>
        <w:t xml:space="preserve">― Hace dos días. Me confesó </w:t>
      </w:r>
      <w:r w:rsidR="00462522">
        <w:t>que</w:t>
      </w:r>
      <w:r>
        <w:t xml:space="preserve"> se iba ausentar por un tiempo de los lugares </w:t>
      </w:r>
      <w:r w:rsidR="00462522">
        <w:t>que</w:t>
      </w:r>
      <w:r>
        <w:t xml:space="preserve"> frecuentaba por su seguridad y </w:t>
      </w:r>
      <w:r w:rsidR="00462522">
        <w:t>que</w:t>
      </w:r>
      <w:r>
        <w:t xml:space="preserve"> no se le comentara a nadie. Estaba nervioso, y muy pálido, revisando su móvil constantemente.</w:t>
      </w:r>
    </w:p>
    <w:p w14:paraId="2D73CFEC" w14:textId="3E65A690" w:rsidR="00165010" w:rsidRDefault="00422D18">
      <w:pPr>
        <w:ind w:left="720"/>
        <w:rPr>
          <w:rPrChange w:id="413" w:author="Author" w:date="2024-06-26T12:40:00Z">
            <w:rPr>
              <w:sz w:val="28"/>
            </w:rPr>
          </w:rPrChange>
        </w:rPr>
      </w:pPr>
      <w:r>
        <w:t xml:space="preserve">― Por su bien, sí </w:t>
      </w:r>
      <w:r w:rsidR="004B609E">
        <w:t>sabes</w:t>
      </w:r>
      <w:r>
        <w:t xml:space="preserve"> el lugar donde fue</w:t>
      </w:r>
      <w:r w:rsidR="004B609E">
        <w:t>, dilo</w:t>
      </w:r>
      <w:r>
        <w:t xml:space="preserve">, antes </w:t>
      </w:r>
      <w:r w:rsidR="00462522">
        <w:t>que</w:t>
      </w:r>
      <w:r>
        <w:t xml:space="preserve"> le suceda algo, le advirtió James.</w:t>
      </w:r>
    </w:p>
    <w:p w14:paraId="4EFC5751" w14:textId="7811E125" w:rsidR="00165010" w:rsidRDefault="003060D5">
      <w:pPr>
        <w:ind w:left="720"/>
        <w:rPr>
          <w:rPrChange w:id="414" w:author="Author" w:date="2024-06-26T12:40:00Z">
            <w:rPr>
              <w:sz w:val="28"/>
            </w:rPr>
          </w:rPrChange>
        </w:rPr>
      </w:pPr>
      <w:r>
        <w:t>Steven</w:t>
      </w:r>
      <w:r w:rsidR="00000000">
        <w:t xml:space="preserve"> negó con la cabeza, no lo </w:t>
      </w:r>
      <w:r w:rsidR="004B609E">
        <w:t>sé</w:t>
      </w:r>
      <w:r w:rsidR="00000000">
        <w:t xml:space="preserve">, oficial, </w:t>
      </w:r>
      <w:r w:rsidR="00DB4864">
        <w:t>créame</w:t>
      </w:r>
      <w:r w:rsidR="00000000">
        <w:t xml:space="preserve"> </w:t>
      </w:r>
      <w:r w:rsidR="00462522">
        <w:t>que</w:t>
      </w:r>
      <w:r w:rsidR="00000000">
        <w:t xml:space="preserve"> no me lo dijo.</w:t>
      </w:r>
    </w:p>
    <w:p w14:paraId="41AE9C50" w14:textId="20FF8B8D" w:rsidR="00165010" w:rsidRDefault="00422D18">
      <w:pPr>
        <w:ind w:left="720"/>
        <w:rPr>
          <w:rPrChange w:id="415" w:author="Author" w:date="2024-06-26T12:40:00Z">
            <w:rPr>
              <w:sz w:val="28"/>
            </w:rPr>
          </w:rPrChange>
        </w:rPr>
      </w:pPr>
      <w:r>
        <w:t>― ¿</w:t>
      </w:r>
      <w:r w:rsidR="00462522">
        <w:t>Por qué</w:t>
      </w:r>
      <w:r>
        <w:t xml:space="preserve"> crees </w:t>
      </w:r>
      <w:r w:rsidR="00462522">
        <w:t>que</w:t>
      </w:r>
      <w:r>
        <w:t xml:space="preserve"> te tengo </w:t>
      </w:r>
      <w:r w:rsidR="00462522">
        <w:t>que</w:t>
      </w:r>
      <w:r>
        <w:t xml:space="preserve"> creer?, le contestó James, mirándolo fijamente.</w:t>
      </w:r>
    </w:p>
    <w:p w14:paraId="62AF7364" w14:textId="6FF9E7F0" w:rsidR="00165010" w:rsidRDefault="00422D18">
      <w:pPr>
        <w:ind w:left="720"/>
        <w:rPr>
          <w:rPrChange w:id="416" w:author="Author" w:date="2024-06-26T12:40:00Z">
            <w:rPr>
              <w:sz w:val="28"/>
            </w:rPr>
          </w:rPrChange>
        </w:rPr>
      </w:pPr>
      <w:r>
        <w:t>― Por</w:t>
      </w:r>
      <w:r w:rsidR="00462522">
        <w:t>que</w:t>
      </w:r>
      <w:r>
        <w:t xml:space="preserve"> es verdad, dijo </w:t>
      </w:r>
      <w:r w:rsidR="004B609E">
        <w:t>sincero</w:t>
      </w:r>
      <w:r>
        <w:t>.</w:t>
      </w:r>
    </w:p>
    <w:p w14:paraId="7FEAA45B" w14:textId="009F32B4" w:rsidR="00165010" w:rsidRDefault="00422D18">
      <w:pPr>
        <w:ind w:left="720"/>
        <w:rPr>
          <w:rPrChange w:id="417" w:author="Author" w:date="2024-06-26T12:40:00Z">
            <w:rPr>
              <w:sz w:val="28"/>
            </w:rPr>
          </w:rPrChange>
        </w:rPr>
      </w:pPr>
      <w:r>
        <w:t xml:space="preserve">― Si te llama, </w:t>
      </w:r>
      <w:r w:rsidR="004B609E">
        <w:t>avísanos</w:t>
      </w:r>
      <w:r>
        <w:t xml:space="preserve"> de inmediato, </w:t>
      </w:r>
      <w:r w:rsidR="00462522">
        <w:t>que</w:t>
      </w:r>
      <w:r>
        <w:t xml:space="preserve"> rastrearemos la llamada, le ordenó James.</w:t>
      </w:r>
    </w:p>
    <w:p w14:paraId="67B03FE0" w14:textId="446C0ADC" w:rsidR="00165010" w:rsidRDefault="003060D5">
      <w:pPr>
        <w:ind w:left="720"/>
        <w:rPr>
          <w:rPrChange w:id="418" w:author="Author" w:date="2024-06-26T12:40:00Z">
            <w:rPr>
              <w:sz w:val="28"/>
            </w:rPr>
          </w:rPrChange>
        </w:rPr>
      </w:pPr>
      <w:r>
        <w:t>Steven</w:t>
      </w:r>
      <w:r w:rsidR="00000000">
        <w:t xml:space="preserve"> se limitó a mover la cabeza en forma afirmativa, mientras, Grace le daba el </w:t>
      </w:r>
      <w:r w:rsidR="00906954">
        <w:t>número</w:t>
      </w:r>
      <w:r w:rsidR="00000000">
        <w:t xml:space="preserve"> de un móvil donde debía llamar.</w:t>
      </w:r>
    </w:p>
    <w:p w14:paraId="6F8F6849" w14:textId="5A8DDCA5" w:rsidR="00165010" w:rsidRDefault="00000000">
      <w:pPr>
        <w:ind w:left="720"/>
        <w:rPr>
          <w:rPrChange w:id="419" w:author="Author" w:date="2024-06-26T12:40:00Z">
            <w:rPr>
              <w:sz w:val="28"/>
            </w:rPr>
          </w:rPrChange>
        </w:rPr>
      </w:pPr>
      <w:r>
        <w:t xml:space="preserve">Ya en la calle, James le dijo a sus compañeros. Créanme, Kevin no </w:t>
      </w:r>
      <w:r w:rsidR="004B609E">
        <w:t>está</w:t>
      </w:r>
      <w:r>
        <w:t xml:space="preserve"> lejos.</w:t>
      </w:r>
    </w:p>
    <w:p w14:paraId="6BA0B8A5" w14:textId="44E777C8" w:rsidR="00165010" w:rsidRDefault="00000000">
      <w:pPr>
        <w:ind w:left="720"/>
        <w:rPr>
          <w:rPrChange w:id="420" w:author="Author" w:date="2024-06-26T12:40:00Z">
            <w:rPr>
              <w:sz w:val="28"/>
            </w:rPr>
          </w:rPrChange>
        </w:rPr>
      </w:pPr>
      <w:r>
        <w:t xml:space="preserve">Grace lo miró entre cejas </w:t>
      </w:r>
      <w:r w:rsidR="00071913">
        <w:t xml:space="preserve">― </w:t>
      </w:r>
      <w:r>
        <w:t xml:space="preserve">¿A </w:t>
      </w:r>
      <w:r w:rsidR="00462522">
        <w:t>qué</w:t>
      </w:r>
      <w:r>
        <w:t xml:space="preserve"> te refieres?, le preguntó con cautela.</w:t>
      </w:r>
    </w:p>
    <w:p w14:paraId="0FD88329" w14:textId="186BCC69" w:rsidR="00165010" w:rsidRDefault="00422D18">
      <w:pPr>
        <w:ind w:left="720"/>
        <w:rPr>
          <w:rPrChange w:id="421" w:author="Author" w:date="2024-06-26T12:40:00Z">
            <w:rPr>
              <w:sz w:val="28"/>
            </w:rPr>
          </w:rPrChange>
        </w:rPr>
      </w:pPr>
      <w:r>
        <w:t xml:space="preserve">― Hay ropas deportivas en una de las </w:t>
      </w:r>
      <w:r w:rsidR="004B609E">
        <w:t>camas</w:t>
      </w:r>
      <w:r>
        <w:t xml:space="preserve">. Según la enfermera, Kevin se llevó prendas en una mochila de la casa de su abuelo. Ahí </w:t>
      </w:r>
      <w:r w:rsidR="004B609E">
        <w:t>está</w:t>
      </w:r>
      <w:r>
        <w:t xml:space="preserve"> el bolso, seguramente nos vio llegar y huyo por el ventanal, dijo James, </w:t>
      </w:r>
      <w:r w:rsidR="004B609E">
        <w:t>sin</w:t>
      </w:r>
      <w:r>
        <w:t xml:space="preserve"> dudarlo.</w:t>
      </w:r>
    </w:p>
    <w:p w14:paraId="002C810F" w14:textId="77777777" w:rsidR="00165010" w:rsidRDefault="00422D18">
      <w:pPr>
        <w:ind w:left="720"/>
        <w:rPr>
          <w:rPrChange w:id="422" w:author="Author" w:date="2024-06-26T12:40:00Z">
            <w:rPr>
              <w:sz w:val="28"/>
            </w:rPr>
          </w:rPrChange>
        </w:rPr>
      </w:pPr>
      <w:r>
        <w:t>― Buena observación, compañero, le dijo Grace sonriendo.</w:t>
      </w:r>
    </w:p>
    <w:p w14:paraId="465FC2AA" w14:textId="0C5B8D46" w:rsidR="00165010" w:rsidRDefault="007D2EFA">
      <w:pPr>
        <w:ind w:left="720"/>
        <w:rPr>
          <w:rPrChange w:id="423" w:author="Author" w:date="2024-06-26T12:40:00Z">
            <w:rPr>
              <w:sz w:val="28"/>
            </w:rPr>
          </w:rPrChange>
        </w:rPr>
      </w:pPr>
      <w:r>
        <w:t>Arthur</w:t>
      </w:r>
      <w:r w:rsidR="00000000">
        <w:t xml:space="preserve"> resopló </w:t>
      </w:r>
      <w:r w:rsidR="00071913">
        <w:t xml:space="preserve">― </w:t>
      </w:r>
      <w:r w:rsidR="00000000">
        <w:t xml:space="preserve">Mierda, </w:t>
      </w:r>
      <w:r w:rsidR="003060D5">
        <w:t>Steven</w:t>
      </w:r>
      <w:r w:rsidR="00000000">
        <w:t xml:space="preserve"> volvió a mentir. </w:t>
      </w:r>
    </w:p>
    <w:p w14:paraId="62BBBFA9" w14:textId="220CF1A0" w:rsidR="00165010" w:rsidRDefault="00422D18">
      <w:pPr>
        <w:ind w:left="720"/>
        <w:rPr>
          <w:rPrChange w:id="424" w:author="Author" w:date="2024-06-26T12:40:00Z">
            <w:rPr>
              <w:sz w:val="28"/>
            </w:rPr>
          </w:rPrChange>
        </w:rPr>
      </w:pPr>
      <w:r>
        <w:t xml:space="preserve">― Y Kevin a </w:t>
      </w:r>
      <w:r w:rsidR="004B609E">
        <w:t>querer</w:t>
      </w:r>
      <w:r>
        <w:t xml:space="preserve"> eludirnos otra vez, contestó James.</w:t>
      </w:r>
    </w:p>
    <w:p w14:paraId="57B49EB2" w14:textId="7B976FA4" w:rsidR="00165010" w:rsidRDefault="00422D18">
      <w:pPr>
        <w:ind w:left="720"/>
        <w:rPr>
          <w:rPrChange w:id="425" w:author="Author" w:date="2024-06-26T12:40:00Z">
            <w:rPr>
              <w:sz w:val="28"/>
            </w:rPr>
          </w:rPrChange>
        </w:rPr>
      </w:pPr>
      <w:r>
        <w:t xml:space="preserve">― Igualmente, no creo </w:t>
      </w:r>
      <w:r w:rsidR="00462522">
        <w:t>que</w:t>
      </w:r>
      <w:r>
        <w:t xml:space="preserve"> Kevin vuelva tan rápido como se fue, volveremos al anochecer </w:t>
      </w:r>
      <w:r w:rsidR="00462522">
        <w:t>que</w:t>
      </w:r>
      <w:r>
        <w:t xml:space="preserve"> con suerte lo encontraremos, dijo James, subiendo al automóvil.</w:t>
      </w:r>
    </w:p>
    <w:p w14:paraId="4738E682" w14:textId="3525C544" w:rsidR="00165010" w:rsidRDefault="00422D18">
      <w:pPr>
        <w:ind w:left="720"/>
      </w:pPr>
      <w:r>
        <w:t xml:space="preserve">― Mientras tanto podemos recorrer Deal </w:t>
      </w:r>
      <w:r w:rsidR="00462522">
        <w:t>que</w:t>
      </w:r>
      <w:r>
        <w:t xml:space="preserve"> esta llenos de castillos medievales con mucha historia y además, sí la suerte nos ayuda podemos cruzarnos con Kevin Taylor, sugirió Grace.</w:t>
      </w:r>
    </w:p>
    <w:p w14:paraId="6CEFECE1" w14:textId="6340893C" w:rsidR="00165010" w:rsidRDefault="00422D18">
      <w:pPr>
        <w:ind w:left="720"/>
        <w:rPr>
          <w:rPrChange w:id="426" w:author="Author" w:date="2024-06-26T12:40:00Z">
            <w:rPr>
              <w:sz w:val="28"/>
            </w:rPr>
          </w:rPrChange>
        </w:rPr>
      </w:pPr>
      <w:r>
        <w:t xml:space="preserve">― La idea no es para nada mala, </w:t>
      </w:r>
      <w:r w:rsidR="00E23FA5">
        <w:t>siempre</w:t>
      </w:r>
      <w:r>
        <w:t xml:space="preserve"> y cuando vayamos a comer algo, contestó </w:t>
      </w:r>
      <w:r w:rsidR="007D2EFA">
        <w:t>Arthur</w:t>
      </w:r>
      <w:r>
        <w:t>, con una sonrisa a medias.</w:t>
      </w:r>
    </w:p>
    <w:p w14:paraId="4B5F63E8" w14:textId="77777777" w:rsidR="00165010" w:rsidRDefault="00422D18">
      <w:pPr>
        <w:ind w:left="720"/>
        <w:rPr>
          <w:rPrChange w:id="427" w:author="Author" w:date="2024-06-26T12:40:00Z">
            <w:rPr>
              <w:sz w:val="28"/>
            </w:rPr>
          </w:rPrChange>
        </w:rPr>
      </w:pPr>
      <w:r>
        <w:t>― No vinimos hacer turismo, y menos apostar a la suerte, cuando más lejos nos alejemos de la ciudad mejor, pero apruebo lo de la comida, dijo James, con el coche en marcha y alejándose del lugar.</w:t>
      </w:r>
    </w:p>
    <w:p w14:paraId="258891FA" w14:textId="64A370E5" w:rsidR="00165010" w:rsidRDefault="00422D18">
      <w:pPr>
        <w:ind w:left="720"/>
        <w:rPr>
          <w:rPrChange w:id="428" w:author="Author" w:date="2024-06-26T12:40:00Z">
            <w:rPr>
              <w:sz w:val="28"/>
            </w:rPr>
          </w:rPrChange>
        </w:rPr>
      </w:pPr>
      <w:r>
        <w:t xml:space="preserve">― ¿Estas de mal humor hoy?, hermano, le preguntó Grace </w:t>
      </w:r>
      <w:r w:rsidR="004B609E">
        <w:t>arqueando</w:t>
      </w:r>
      <w:r>
        <w:t xml:space="preserve"> una ceja.</w:t>
      </w:r>
    </w:p>
    <w:p w14:paraId="0354DD5F" w14:textId="59F145CE" w:rsidR="00165010" w:rsidRDefault="00000000">
      <w:pPr>
        <w:ind w:left="720"/>
      </w:pPr>
      <w:r>
        <w:t xml:space="preserve">James exhaló </w:t>
      </w:r>
      <w:r w:rsidR="00071913">
        <w:t xml:space="preserve">― </w:t>
      </w:r>
      <w:r>
        <w:t xml:space="preserve">No con ustedes  </w:t>
      </w:r>
      <w:r w:rsidR="004B609E">
        <w:t>Problemas</w:t>
      </w:r>
      <w:r>
        <w:t xml:space="preserve"> familiares.</w:t>
      </w:r>
    </w:p>
    <w:p w14:paraId="69BD25CE" w14:textId="3EA78E68" w:rsidR="00165010" w:rsidRDefault="00422D18">
      <w:pPr>
        <w:ind w:left="720"/>
        <w:rPr>
          <w:rPrChange w:id="429" w:author="Author" w:date="2024-06-26T12:40:00Z">
            <w:rPr>
              <w:sz w:val="28"/>
            </w:rPr>
          </w:rPrChange>
        </w:rPr>
      </w:pPr>
      <w:r>
        <w:lastRenderedPageBreak/>
        <w:t>― ¿</w:t>
      </w:r>
      <w:r w:rsidR="004B609E">
        <w:t>Qué</w:t>
      </w:r>
      <w:r>
        <w:t xml:space="preserve"> clase de </w:t>
      </w:r>
      <w:r w:rsidR="00E23FA5">
        <w:t>problemas</w:t>
      </w:r>
      <w:r>
        <w:t>?, le preguntó Grace.</w:t>
      </w:r>
    </w:p>
    <w:p w14:paraId="186034B2" w14:textId="04296A70" w:rsidR="00165010" w:rsidRDefault="00422D18">
      <w:pPr>
        <w:ind w:left="720"/>
        <w:rPr>
          <w:rPrChange w:id="430" w:author="Author" w:date="2024-06-26T12:40:00Z">
            <w:rPr>
              <w:sz w:val="28"/>
            </w:rPr>
          </w:rPrChange>
        </w:rPr>
      </w:pPr>
      <w:r>
        <w:t xml:space="preserve">―  Mi ex </w:t>
      </w:r>
      <w:r w:rsidR="004B609E">
        <w:t>presiona</w:t>
      </w:r>
      <w:r>
        <w:t xml:space="preserve"> por más dinero mensual, le giro lo </w:t>
      </w:r>
      <w:r w:rsidR="004B609E">
        <w:t>que</w:t>
      </w:r>
      <w:r>
        <w:t xml:space="preserve"> marca la ley, pero se venga no dejando venir a Nick a Londres.</w:t>
      </w:r>
    </w:p>
    <w:p w14:paraId="3DD24783" w14:textId="7B5E78E8" w:rsidR="00165010" w:rsidRDefault="00422D18">
      <w:pPr>
        <w:ind w:left="720"/>
        <w:rPr>
          <w:rPrChange w:id="431" w:author="Author" w:date="2024-06-26T12:40:00Z">
            <w:rPr>
              <w:sz w:val="28"/>
            </w:rPr>
          </w:rPrChange>
        </w:rPr>
      </w:pPr>
      <w:r>
        <w:t xml:space="preserve">― </w:t>
      </w:r>
      <w:r w:rsidR="004B609E">
        <w:t>Demándala</w:t>
      </w:r>
      <w:r>
        <w:t xml:space="preserve">, le sugirió </w:t>
      </w:r>
      <w:r w:rsidR="007D2EFA">
        <w:t>Arthur</w:t>
      </w:r>
      <w:r>
        <w:t xml:space="preserve">. </w:t>
      </w:r>
    </w:p>
    <w:p w14:paraId="470E44EE" w14:textId="2C68C4DB" w:rsidR="00165010" w:rsidRDefault="00422D18">
      <w:pPr>
        <w:ind w:left="720"/>
        <w:rPr>
          <w:rPrChange w:id="432" w:author="Author" w:date="2024-06-26T12:40:00Z">
            <w:rPr>
              <w:sz w:val="28"/>
            </w:rPr>
          </w:rPrChange>
        </w:rPr>
      </w:pPr>
      <w:r>
        <w:t xml:space="preserve">― Si, eso pensé pero no quiero más conflictos con ella, lo único </w:t>
      </w:r>
      <w:r w:rsidR="004B609E">
        <w:t>que</w:t>
      </w:r>
      <w:r>
        <w:t xml:space="preserve"> nos une es Nick. </w:t>
      </w:r>
    </w:p>
    <w:p w14:paraId="09773E39" w14:textId="77777777" w:rsidR="00165010" w:rsidRDefault="00422D18">
      <w:pPr>
        <w:ind w:left="720"/>
        <w:rPr>
          <w:rPrChange w:id="433" w:author="Author" w:date="2024-06-26T12:40:00Z">
            <w:rPr>
              <w:sz w:val="28"/>
            </w:rPr>
          </w:rPrChange>
        </w:rPr>
      </w:pPr>
      <w:r>
        <w:t>― Katherine, ¿tiene pareja? , le preguntó Grace.</w:t>
      </w:r>
    </w:p>
    <w:p w14:paraId="3E9AC96E" w14:textId="7DD41BE5" w:rsidR="00165010" w:rsidRDefault="00422D18">
      <w:pPr>
        <w:ind w:left="720"/>
        <w:rPr>
          <w:rPrChange w:id="434" w:author="Author" w:date="2024-06-26T12:40:00Z">
            <w:rPr>
              <w:sz w:val="28"/>
            </w:rPr>
          </w:rPrChange>
        </w:rPr>
      </w:pPr>
      <w:r>
        <w:t xml:space="preserve">― Según Nick, sí, pero se </w:t>
      </w:r>
      <w:r w:rsidR="004B609E">
        <w:t>obsesiona</w:t>
      </w:r>
      <w:r>
        <w:t xml:space="preserve"> para hacerme las vida </w:t>
      </w:r>
      <w:r w:rsidR="004B609E">
        <w:t>imposible</w:t>
      </w:r>
      <w:r>
        <w:t xml:space="preserve">, no </w:t>
      </w:r>
      <w:r w:rsidR="00DB4864">
        <w:t>sé</w:t>
      </w:r>
      <w:r>
        <w:t xml:space="preserve"> a esta altura cual es el motivo. Yo pagué mi error en no valorarla en su momento, se </w:t>
      </w:r>
      <w:r w:rsidR="004B609E">
        <w:t>sinceró</w:t>
      </w:r>
      <w:r>
        <w:t xml:space="preserve"> James, acelerando el automóvil.</w:t>
      </w:r>
    </w:p>
    <w:p w14:paraId="532E47B1" w14:textId="36A92EF8" w:rsidR="00165010" w:rsidRDefault="00422D18">
      <w:pPr>
        <w:ind w:left="720"/>
        <w:rPr>
          <w:rPrChange w:id="435" w:author="Author" w:date="2024-06-26T12:40:00Z">
            <w:rPr>
              <w:sz w:val="28"/>
            </w:rPr>
          </w:rPrChange>
        </w:rPr>
      </w:pPr>
      <w:r>
        <w:t xml:space="preserve">― Todos cometemos errores algún vez, lo bueno es saber reconocerlo, le dijo </w:t>
      </w:r>
      <w:r w:rsidR="007D2EFA">
        <w:t>Arthur</w:t>
      </w:r>
      <w:r>
        <w:t>, tocándole el hombro.</w:t>
      </w:r>
    </w:p>
    <w:p w14:paraId="31813D20" w14:textId="4E2A9CF8" w:rsidR="00165010" w:rsidRDefault="00000000">
      <w:pPr>
        <w:ind w:left="720"/>
        <w:rPr>
          <w:rPrChange w:id="436" w:author="Author" w:date="2024-06-26T12:40:00Z">
            <w:rPr>
              <w:sz w:val="28"/>
            </w:rPr>
          </w:rPrChange>
        </w:rPr>
      </w:pPr>
      <w:r>
        <w:t xml:space="preserve">James </w:t>
      </w:r>
      <w:r w:rsidR="004B609E">
        <w:t>asistió</w:t>
      </w:r>
      <w:r>
        <w:t xml:space="preserve"> con un gesto serio.</w:t>
      </w:r>
    </w:p>
    <w:p w14:paraId="4612B6B6" w14:textId="71E7A546" w:rsidR="00165010" w:rsidRDefault="00000000">
      <w:pPr>
        <w:ind w:left="720"/>
        <w:rPr>
          <w:rPrChange w:id="437" w:author="Author" w:date="2024-06-26T12:40:00Z">
            <w:rPr>
              <w:sz w:val="28"/>
            </w:rPr>
          </w:rPrChange>
        </w:rPr>
      </w:pPr>
      <w:r>
        <w:t xml:space="preserve">De repente, James observó un auto rojo en actitud sospechosa </w:t>
      </w:r>
      <w:r w:rsidR="00462522">
        <w:t>que</w:t>
      </w:r>
      <w:r>
        <w:t xml:space="preserve"> se adelantó a </w:t>
      </w:r>
      <w:r w:rsidR="004B609E">
        <w:t>él</w:t>
      </w:r>
      <w:r>
        <w:t xml:space="preserve"> y dobló en una esquina.</w:t>
      </w:r>
    </w:p>
    <w:p w14:paraId="56F845E6" w14:textId="68400D59" w:rsidR="00165010" w:rsidRDefault="00422D18">
      <w:pPr>
        <w:ind w:left="720"/>
      </w:pPr>
      <w:r>
        <w:t xml:space="preserve">― Creo </w:t>
      </w:r>
      <w:r w:rsidR="004B609E">
        <w:t>que</w:t>
      </w:r>
      <w:r>
        <w:t xml:space="preserve"> lo tenemos, dijo </w:t>
      </w:r>
      <w:r w:rsidR="004B609E">
        <w:t>casi</w:t>
      </w:r>
      <w:r>
        <w:t xml:space="preserve"> gritando James, mientras aceleraba el automóvil en persecución del coche sospechoso.</w:t>
      </w:r>
    </w:p>
    <w:p w14:paraId="0D9E63F8" w14:textId="7DA251F5" w:rsidR="00165010" w:rsidRDefault="00422D18">
      <w:pPr>
        <w:ind w:left="720"/>
        <w:rPr>
          <w:rPrChange w:id="438" w:author="Author" w:date="2024-06-26T12:40:00Z">
            <w:rPr>
              <w:sz w:val="28"/>
            </w:rPr>
          </w:rPrChange>
        </w:rPr>
      </w:pPr>
      <w:r>
        <w:t xml:space="preserve">― Si, es el mismo coche rojo </w:t>
      </w:r>
      <w:r w:rsidR="00462522">
        <w:t>que</w:t>
      </w:r>
      <w:r>
        <w:t xml:space="preserve"> atrapamos a Kevin Taylor, no lo pierdas de vista, le ordenó Grace.</w:t>
      </w:r>
    </w:p>
    <w:p w14:paraId="106DEBA7" w14:textId="0BE0DFC7" w:rsidR="00165010" w:rsidRDefault="00422D18">
      <w:pPr>
        <w:ind w:left="720"/>
        <w:rPr>
          <w:rPrChange w:id="439" w:author="Author" w:date="2024-06-26T12:40:00Z">
            <w:rPr>
              <w:sz w:val="28"/>
            </w:rPr>
          </w:rPrChange>
        </w:rPr>
      </w:pPr>
      <w:r>
        <w:t xml:space="preserve">― Maldito, Aceleró, se dio cuenta </w:t>
      </w:r>
      <w:r w:rsidR="00462522">
        <w:t>que</w:t>
      </w:r>
      <w:r>
        <w:t xml:space="preserve"> lo estamos </w:t>
      </w:r>
      <w:r w:rsidR="004B609E">
        <w:t>siguiendo</w:t>
      </w:r>
      <w:r>
        <w:t xml:space="preserve">, contestó James, mientras </w:t>
      </w:r>
      <w:r w:rsidR="007D2EFA">
        <w:t>Arthur</w:t>
      </w:r>
      <w:r>
        <w:t xml:space="preserve"> desenfundaba su pistola reglamentaria.</w:t>
      </w:r>
    </w:p>
    <w:p w14:paraId="63F60EE0" w14:textId="75A2436E" w:rsidR="00165010" w:rsidRDefault="00000000">
      <w:pPr>
        <w:ind w:left="720"/>
        <w:rPr>
          <w:rPrChange w:id="440" w:author="Author" w:date="2024-06-26T12:40:00Z">
            <w:rPr>
              <w:sz w:val="28"/>
            </w:rPr>
          </w:rPrChange>
        </w:rPr>
      </w:pPr>
      <w:r>
        <w:t xml:space="preserve">El auto rojo se metió en callejón </w:t>
      </w:r>
      <w:r w:rsidR="004B609E">
        <w:t>sin</w:t>
      </w:r>
      <w:r>
        <w:t xml:space="preserve"> salida, el conductor bajo del vehículo y comenzó a disparar hace los perseguidores,</w:t>
      </w:r>
    </w:p>
    <w:p w14:paraId="71A5A3D4" w14:textId="64094ECB" w:rsidR="00165010" w:rsidRDefault="00422D18">
      <w:pPr>
        <w:ind w:left="720"/>
        <w:rPr>
          <w:rPrChange w:id="441" w:author="Author" w:date="2024-06-26T12:40:00Z">
            <w:rPr>
              <w:sz w:val="28"/>
            </w:rPr>
          </w:rPrChange>
        </w:rPr>
      </w:pPr>
      <w:r>
        <w:t xml:space="preserve">― Mierda, </w:t>
      </w:r>
      <w:r w:rsidR="004B609E">
        <w:t>está</w:t>
      </w:r>
      <w:r>
        <w:t xml:space="preserve"> dispuesto a no entregarse</w:t>
      </w:r>
      <w:r w:rsidR="004B609E">
        <w:t>. Avancen</w:t>
      </w:r>
      <w:r>
        <w:t xml:space="preserve"> en abanicos, y tratemos de atraparlo vivo, ordenó James, en el memento </w:t>
      </w:r>
      <w:r w:rsidR="00462522">
        <w:t>que</w:t>
      </w:r>
      <w:r>
        <w:t xml:space="preserve"> una bala le alcanzo el brazo. James gimió pero alcanzo a disparar hiriéndolo en el pecho al agresor </w:t>
      </w:r>
      <w:r w:rsidR="00462522">
        <w:t>que</w:t>
      </w:r>
      <w:r>
        <w:t xml:space="preserve"> cayó espectacularmente de espaldas en el guardabarros del auto, y se desplomó en el piso, perdiendo el arma.</w:t>
      </w:r>
    </w:p>
    <w:p w14:paraId="7A8AF0E7" w14:textId="3953E142" w:rsidR="00165010" w:rsidRDefault="00422D18">
      <w:pPr>
        <w:ind w:left="720"/>
        <w:rPr>
          <w:rPrChange w:id="442" w:author="Author" w:date="2024-06-26T12:40:00Z">
            <w:rPr>
              <w:sz w:val="28"/>
            </w:rPr>
          </w:rPrChange>
        </w:rPr>
      </w:pPr>
      <w:r>
        <w:t xml:space="preserve">― Maldito, vociferó </w:t>
      </w:r>
      <w:r w:rsidR="007D2EFA">
        <w:t>Arthur</w:t>
      </w:r>
      <w:r>
        <w:t xml:space="preserve">, mientras se acercaba al herido y Grace corría en ayuda de James ― Estoy bien, ayuda a </w:t>
      </w:r>
      <w:r w:rsidR="007D2EFA">
        <w:t>Arthur</w:t>
      </w:r>
      <w:r>
        <w:t>, le ordenó, tomándose el brazo.</w:t>
      </w:r>
    </w:p>
    <w:p w14:paraId="3F48B58B" w14:textId="085AA4FF" w:rsidR="00165010" w:rsidRDefault="00422D18">
      <w:pPr>
        <w:ind w:left="720"/>
      </w:pPr>
      <w:r>
        <w:t xml:space="preserve">― Es Kevin Taylor, creo </w:t>
      </w:r>
      <w:r w:rsidR="004B609E">
        <w:t>que</w:t>
      </w:r>
      <w:r>
        <w:t xml:space="preserve"> </w:t>
      </w:r>
      <w:r w:rsidR="00DB4864">
        <w:t>está</w:t>
      </w:r>
      <w:r>
        <w:t xml:space="preserve"> muerto, dijo Grace, con </w:t>
      </w:r>
      <w:r w:rsidR="004B609E">
        <w:t>signos</w:t>
      </w:r>
      <w:r>
        <w:t xml:space="preserve"> de </w:t>
      </w:r>
      <w:r w:rsidR="003556BD">
        <w:t>resignación</w:t>
      </w:r>
      <w:r>
        <w:t>.</w:t>
      </w:r>
    </w:p>
    <w:p w14:paraId="6369776D" w14:textId="662EA630" w:rsidR="00165010" w:rsidRDefault="007D2EFA">
      <w:pPr>
        <w:ind w:left="720"/>
        <w:rPr>
          <w:rPrChange w:id="443" w:author="Author" w:date="2024-06-26T12:40:00Z">
            <w:rPr>
              <w:sz w:val="28"/>
            </w:rPr>
          </w:rPrChange>
        </w:rPr>
      </w:pPr>
      <w:r>
        <w:t>Arthur</w:t>
      </w:r>
      <w:r w:rsidR="00000000">
        <w:t xml:space="preserve"> resopló</w:t>
      </w:r>
      <w:r w:rsidR="00071913">
        <w:t xml:space="preserve">― </w:t>
      </w:r>
      <w:r w:rsidR="00000000">
        <w:t xml:space="preserve">Maldito. Era la única pista </w:t>
      </w:r>
      <w:r w:rsidR="00462522">
        <w:t>que</w:t>
      </w:r>
      <w:r w:rsidR="00000000">
        <w:t xml:space="preserve"> teníamos para llegar al esclarecimiento por la muerte de </w:t>
      </w:r>
      <w:r w:rsidR="003C63D1">
        <w:t>Janica</w:t>
      </w:r>
      <w:r w:rsidR="00000000">
        <w:t xml:space="preserve"> </w:t>
      </w:r>
      <w:r w:rsidR="003C63D1">
        <w:t>Novak</w:t>
      </w:r>
      <w:r w:rsidR="00000000">
        <w:t>.</w:t>
      </w:r>
    </w:p>
    <w:p w14:paraId="601779F2" w14:textId="77777777" w:rsidR="00165010" w:rsidRDefault="00165010">
      <w:pPr>
        <w:ind w:left="720"/>
        <w:rPr>
          <w:sz w:val="28"/>
          <w:szCs w:val="28"/>
        </w:rPr>
      </w:pPr>
    </w:p>
    <w:p w14:paraId="7FAE2196" w14:textId="77777777" w:rsidR="002866E3" w:rsidRDefault="002866E3">
      <w:pPr>
        <w:ind w:left="720"/>
        <w:rPr>
          <w:del w:id="444" w:author="Author" w:date="2024-06-26T12:40:00Z"/>
          <w:sz w:val="28"/>
          <w:szCs w:val="28"/>
        </w:rPr>
      </w:pPr>
    </w:p>
    <w:p w14:paraId="564B6E2D" w14:textId="666067CC" w:rsidR="00165010" w:rsidRDefault="00000000">
      <w:pPr>
        <w:ind w:left="720"/>
        <w:rPr>
          <w:rPrChange w:id="445" w:author="Author" w:date="2024-06-26T12:40:00Z">
            <w:rPr>
              <w:sz w:val="28"/>
            </w:rPr>
          </w:rPrChange>
        </w:rPr>
      </w:pPr>
      <w:r>
        <w:t xml:space="preserve">Cuando el sargento Miller le comunicó a Linda lo </w:t>
      </w:r>
      <w:r w:rsidR="00462522">
        <w:t>que</w:t>
      </w:r>
      <w:r>
        <w:t xml:space="preserve"> le había sucedido a sus compañeros, en Deal, Linda, no pudo </w:t>
      </w:r>
      <w:r w:rsidR="004B609E">
        <w:t>simular</w:t>
      </w:r>
      <w:r>
        <w:t xml:space="preserve"> su </w:t>
      </w:r>
      <w:r w:rsidR="004B609E">
        <w:t>nerviosismo</w:t>
      </w:r>
      <w:r>
        <w:t xml:space="preserve"> y con los ojos bien abiertos, preguntó.</w:t>
      </w:r>
    </w:p>
    <w:p w14:paraId="26CEA9C3" w14:textId="77777777" w:rsidR="00165010" w:rsidRDefault="00422D18">
      <w:pPr>
        <w:ind w:left="720"/>
        <w:rPr>
          <w:rPrChange w:id="446" w:author="Author" w:date="2024-06-26T12:40:00Z">
            <w:rPr>
              <w:sz w:val="28"/>
            </w:rPr>
          </w:rPrChange>
        </w:rPr>
      </w:pPr>
      <w:r>
        <w:t>― ¿Como esta James?</w:t>
      </w:r>
    </w:p>
    <w:p w14:paraId="61536984" w14:textId="5344520F" w:rsidR="00165010" w:rsidRDefault="00000000">
      <w:pPr>
        <w:ind w:left="720"/>
        <w:rPr>
          <w:rPrChange w:id="447" w:author="Author" w:date="2024-06-26T12:40:00Z">
            <w:rPr>
              <w:sz w:val="28"/>
            </w:rPr>
          </w:rPrChange>
        </w:rPr>
      </w:pPr>
      <w:r>
        <w:t xml:space="preserve">Miller, exhaló </w:t>
      </w:r>
      <w:r w:rsidR="00071913">
        <w:t xml:space="preserve">― </w:t>
      </w:r>
      <w:r w:rsidR="00DB4864">
        <w:t>está</w:t>
      </w:r>
      <w:r>
        <w:t xml:space="preserve"> herido, creen </w:t>
      </w:r>
      <w:r w:rsidR="00462522">
        <w:t>que</w:t>
      </w:r>
      <w:r>
        <w:t xml:space="preserve"> Kevin Taylor murió en el enfrentamiento.</w:t>
      </w:r>
    </w:p>
    <w:p w14:paraId="5803D853" w14:textId="77777777" w:rsidR="00165010" w:rsidRDefault="00422D18">
      <w:pPr>
        <w:ind w:left="720"/>
        <w:rPr>
          <w:rPrChange w:id="448" w:author="Author" w:date="2024-06-26T12:40:00Z">
            <w:rPr>
              <w:sz w:val="28"/>
            </w:rPr>
          </w:rPrChange>
        </w:rPr>
      </w:pPr>
      <w:r>
        <w:t>― ¿Herido, donde?, le espetó Linda.</w:t>
      </w:r>
    </w:p>
    <w:p w14:paraId="268ECD28" w14:textId="2EF962B7" w:rsidR="00165010" w:rsidRDefault="00000000">
      <w:pPr>
        <w:ind w:left="720"/>
        <w:rPr>
          <w:rPrChange w:id="449" w:author="Author" w:date="2024-06-26T12:40:00Z">
            <w:rPr>
              <w:sz w:val="28"/>
            </w:rPr>
          </w:rPrChange>
        </w:rPr>
      </w:pPr>
      <w:r>
        <w:t xml:space="preserve">Miller negó con la cabeza </w:t>
      </w:r>
      <w:r w:rsidR="00071913">
        <w:t xml:space="preserve">― </w:t>
      </w:r>
      <w:r>
        <w:t xml:space="preserve">No lo se. Grace no dijo más </w:t>
      </w:r>
      <w:r w:rsidR="00462522">
        <w:t>que</w:t>
      </w:r>
      <w:r>
        <w:t xml:space="preserve"> eso. Esperemos </w:t>
      </w:r>
      <w:r w:rsidR="004B609E">
        <w:t>que</w:t>
      </w:r>
      <w:r>
        <w:t xml:space="preserve"> vuelvan a llamar.</w:t>
      </w:r>
    </w:p>
    <w:p w14:paraId="1A428B37" w14:textId="04976686" w:rsidR="00954A22" w:rsidRDefault="00000000">
      <w:pPr>
        <w:ind w:left="720"/>
      </w:pPr>
      <w:r>
        <w:t xml:space="preserve">De repente, Linda tomo su móvil y llamó a Grace </w:t>
      </w:r>
      <w:r w:rsidR="00071913">
        <w:t xml:space="preserve">― </w:t>
      </w:r>
      <w:r>
        <w:t xml:space="preserve">No contesta, seguramente están camino al hospital, dijo </w:t>
      </w:r>
      <w:r w:rsidR="004B609E">
        <w:t>resignada</w:t>
      </w:r>
      <w:r>
        <w:t>, apretando el labio inferior con los dientes.</w:t>
      </w:r>
      <w:r w:rsidR="00954A22">
        <w:br w:type="page"/>
      </w:r>
      <w:r>
        <w:lastRenderedPageBreak/>
        <w:t>Mientras esperaban la ambulancia y la policía estatal, Grace se había comunicado con el sargento Miller y con el fiscal Antony Davies y le relató los hechos.</w:t>
      </w:r>
    </w:p>
    <w:p w14:paraId="5B90D549" w14:textId="4D041633" w:rsidR="00954A22" w:rsidRDefault="00422D18">
      <w:pPr>
        <w:ind w:left="720"/>
      </w:pPr>
      <w:r>
        <w:t xml:space="preserve">― Me comunicaré de inmediato con el fiscal del condado de Deal y con el comisario  de la estación policial para </w:t>
      </w:r>
      <w:r w:rsidR="00462522">
        <w:t>que</w:t>
      </w:r>
      <w:r>
        <w:t xml:space="preserve"> no tengas </w:t>
      </w:r>
      <w:r w:rsidR="00E23FA5">
        <w:t>problemas</w:t>
      </w:r>
      <w:r>
        <w:t xml:space="preserve">, Espero </w:t>
      </w:r>
      <w:r w:rsidR="00462522">
        <w:t>que</w:t>
      </w:r>
      <w:r>
        <w:t xml:space="preserve"> lo del inspector </w:t>
      </w:r>
      <w:r w:rsidR="00A52D78">
        <w:t>Goleman</w:t>
      </w:r>
      <w:r>
        <w:t xml:space="preserve"> no sea de gravedad. Ténganme al tanto, le dijo, el fiscal y cortó.</w:t>
      </w:r>
      <w:r w:rsidR="00954A22">
        <w:br w:type="page"/>
      </w:r>
      <w:r>
        <w:lastRenderedPageBreak/>
        <w:t xml:space="preserve">El médico revisó a Kevin Taylor y exhaló </w:t>
      </w:r>
      <w:r w:rsidR="00071913">
        <w:t xml:space="preserve">― </w:t>
      </w:r>
      <w:r>
        <w:t xml:space="preserve">Esta vivo. Hay </w:t>
      </w:r>
      <w:r w:rsidR="00462522">
        <w:t>que</w:t>
      </w:r>
      <w:r>
        <w:t xml:space="preserve"> trasladarlo urgente al hospital. Usted también </w:t>
      </w:r>
      <w:r w:rsidR="004B609E">
        <w:t>necesita</w:t>
      </w:r>
      <w:r>
        <w:t xml:space="preserve"> ser atendido, oficial, le ordenó el doctor a James </w:t>
      </w:r>
      <w:r w:rsidR="00462522">
        <w:t>que</w:t>
      </w:r>
      <w:r>
        <w:t xml:space="preserve"> no ocultaba el dolor en el brazo, mientras una patrulla policial a cargo de un oficial indagó a Grace y a </w:t>
      </w:r>
      <w:r w:rsidR="007D2EFA">
        <w:t>Arthur</w:t>
      </w:r>
      <w:r>
        <w:t xml:space="preserve"> y de inmediato les ordenó </w:t>
      </w:r>
      <w:r w:rsidR="00462522">
        <w:t>que</w:t>
      </w:r>
      <w:r>
        <w:t xml:space="preserve"> los acompañen hasta la  estación policial para </w:t>
      </w:r>
      <w:r w:rsidR="00462522">
        <w:t>que</w:t>
      </w:r>
      <w:r>
        <w:t xml:space="preserve"> aclaren su </w:t>
      </w:r>
      <w:r w:rsidR="004B609E">
        <w:t>situación</w:t>
      </w:r>
      <w:r>
        <w:t>. Cuando iba a partir la ambulancia  Grace le pidió autorización al oficial para a acompañar a James al hospital.</w:t>
      </w:r>
    </w:p>
    <w:p w14:paraId="4ECD69AD" w14:textId="77777777" w:rsidR="00165010" w:rsidRDefault="00422D18">
      <w:pPr>
        <w:ind w:left="720"/>
        <w:rPr>
          <w:rPrChange w:id="450" w:author="Author" w:date="2024-06-26T12:40:00Z">
            <w:rPr>
              <w:sz w:val="28"/>
            </w:rPr>
          </w:rPrChange>
        </w:rPr>
      </w:pPr>
      <w:r>
        <w:t>― De acuerdo, inspectora, pero irá también uno de los nuestro, para después  acompañarla a la jefatura.</w:t>
      </w:r>
    </w:p>
    <w:p w14:paraId="395BF055" w14:textId="633C7550" w:rsidR="00165010" w:rsidRDefault="00000000">
      <w:pPr>
        <w:ind w:left="720"/>
        <w:rPr>
          <w:rPrChange w:id="451" w:author="Author" w:date="2024-06-26T12:40:00Z">
            <w:rPr>
              <w:sz w:val="28"/>
            </w:rPr>
          </w:rPrChange>
        </w:rPr>
      </w:pPr>
      <w:r>
        <w:t xml:space="preserve">Grace le agradeció a medias al oficial y se introdujo en la ambulancia </w:t>
      </w:r>
      <w:r w:rsidR="00462522">
        <w:t>que</w:t>
      </w:r>
      <w:r>
        <w:t xml:space="preserve"> a punto de partir, hizo sonar la </w:t>
      </w:r>
      <w:r w:rsidR="004B609E">
        <w:t>sirena</w:t>
      </w:r>
      <w:r>
        <w:t xml:space="preserve"> con las luces ultravioletas prendidas.</w:t>
      </w:r>
    </w:p>
    <w:p w14:paraId="171FC898" w14:textId="77777777" w:rsidR="00165010" w:rsidRDefault="00000000">
      <w:pPr>
        <w:ind w:left="720"/>
        <w:rPr>
          <w:rPrChange w:id="452" w:author="Author" w:date="2024-06-26T12:40:00Z">
            <w:rPr>
              <w:sz w:val="28"/>
            </w:rPr>
          </w:rPrChange>
        </w:rPr>
      </w:pPr>
      <w:r>
        <w:t>James fue atendido en la guardia del hospital, mientras Kevin Taylor fue traslado de urgencia a la sala de operaciones.</w:t>
      </w:r>
    </w:p>
    <w:p w14:paraId="395F2F48" w14:textId="004CCB7C" w:rsidR="00165010" w:rsidRDefault="00422D18">
      <w:pPr>
        <w:ind w:left="720"/>
        <w:rPr>
          <w:rPrChange w:id="453" w:author="Author" w:date="2024-06-26T12:40:00Z">
            <w:rPr>
              <w:sz w:val="28"/>
            </w:rPr>
          </w:rPrChange>
        </w:rPr>
      </w:pPr>
      <w:r>
        <w:t xml:space="preserve">― Tuvo suerte, inspector, la bala </w:t>
      </w:r>
      <w:r w:rsidR="00E23FA5">
        <w:t>siguió</w:t>
      </w:r>
      <w:r>
        <w:t xml:space="preserve"> su curso y no tocó ningún hueso de su brazo, el proceso de cicatrización normal es de dos semanas, con una semana más su herida esta ya totalmente curada, solamente tiene </w:t>
      </w:r>
      <w:r w:rsidR="00462522">
        <w:t>que</w:t>
      </w:r>
      <w:r>
        <w:t xml:space="preserve"> hacer reposo un par de días con el brazo sostenido con un cabestrillo, le señaló el joven médico.</w:t>
      </w:r>
    </w:p>
    <w:p w14:paraId="13A5C29D" w14:textId="1DDD68BE" w:rsidR="00165010" w:rsidRDefault="00000000">
      <w:pPr>
        <w:ind w:left="720"/>
        <w:rPr>
          <w:rPrChange w:id="454" w:author="Author" w:date="2024-06-26T12:40:00Z">
            <w:rPr>
              <w:sz w:val="28"/>
            </w:rPr>
          </w:rPrChange>
        </w:rPr>
      </w:pPr>
      <w:r>
        <w:t xml:space="preserve">James exhaló </w:t>
      </w:r>
      <w:r w:rsidR="00071913">
        <w:t xml:space="preserve">― </w:t>
      </w:r>
      <w:r>
        <w:t>Gracias, doctor. En verdad tuve suerte.</w:t>
      </w:r>
    </w:p>
    <w:p w14:paraId="5927B243" w14:textId="19CDBB0D" w:rsidR="00165010" w:rsidRDefault="00000000">
      <w:pPr>
        <w:ind w:left="720"/>
        <w:rPr>
          <w:rPrChange w:id="455" w:author="Author" w:date="2024-06-26T12:40:00Z">
            <w:rPr>
              <w:sz w:val="28"/>
            </w:rPr>
          </w:rPrChange>
        </w:rPr>
      </w:pPr>
      <w:r>
        <w:t xml:space="preserve">Grace se le acercó con una sonrisa a flor de labios y le dio un beso </w:t>
      </w:r>
      <w:r w:rsidR="00071913">
        <w:t xml:space="preserve">― </w:t>
      </w:r>
      <w:r>
        <w:t>Dos semanas de reposo no te vienen mal, hermano.</w:t>
      </w:r>
    </w:p>
    <w:p w14:paraId="62EE9B24" w14:textId="77777777" w:rsidR="00165010" w:rsidRDefault="00000000">
      <w:pPr>
        <w:ind w:left="720"/>
        <w:rPr>
          <w:rPrChange w:id="456" w:author="Author" w:date="2024-06-26T12:40:00Z">
            <w:rPr>
              <w:sz w:val="28"/>
            </w:rPr>
          </w:rPrChange>
        </w:rPr>
      </w:pPr>
      <w:r>
        <w:t>James frunció el ceño y no le contestó.</w:t>
      </w:r>
    </w:p>
    <w:p w14:paraId="76C29602" w14:textId="77777777" w:rsidR="00165010" w:rsidRDefault="00000000">
      <w:pPr>
        <w:ind w:left="720"/>
        <w:rPr>
          <w:rPrChange w:id="457" w:author="Author" w:date="2024-06-26T12:40:00Z">
            <w:rPr>
              <w:sz w:val="28"/>
            </w:rPr>
          </w:rPrChange>
        </w:rPr>
      </w:pPr>
      <w:r>
        <w:t>Antes de retirarse del sanatorio rumbo a la estación policial, le informaron</w:t>
      </w:r>
    </w:p>
    <w:p w14:paraId="2201B414" w14:textId="7ADA4E0F" w:rsidR="00165010" w:rsidRDefault="00000000">
      <w:pPr>
        <w:ind w:left="720"/>
        <w:rPr>
          <w:rPrChange w:id="458" w:author="Author" w:date="2024-06-26T12:40:00Z">
            <w:rPr>
              <w:sz w:val="28"/>
            </w:rPr>
          </w:rPrChange>
        </w:rPr>
      </w:pPr>
      <w:r>
        <w:t xml:space="preserve"> </w:t>
      </w:r>
      <w:r w:rsidR="00462522">
        <w:t>que</w:t>
      </w:r>
      <w:r>
        <w:t xml:space="preserve"> el paciente </w:t>
      </w:r>
      <w:r w:rsidR="004B609E">
        <w:t>Kevin</w:t>
      </w:r>
      <w:r>
        <w:t xml:space="preserve"> Taylor, estaba </w:t>
      </w:r>
      <w:r w:rsidR="004B609E">
        <w:t>siendo</w:t>
      </w:r>
      <w:r>
        <w:t xml:space="preserve"> sometido a una operación quirúrgica, con resultado incierto.</w:t>
      </w:r>
    </w:p>
    <w:p w14:paraId="2DA0E7CA" w14:textId="60F667DD" w:rsidR="00852C1B" w:rsidRDefault="00422D18">
      <w:pPr>
        <w:ind w:left="720"/>
      </w:pPr>
      <w:r>
        <w:t xml:space="preserve">― De sobrevivir a la operación, Kevin Taylor </w:t>
      </w:r>
      <w:r w:rsidR="004B609E">
        <w:t>quedará</w:t>
      </w:r>
      <w:r>
        <w:t xml:space="preserve"> en calidad de detenido, por atentar criminalmente contra el personal policial y ocultamiento de pruebas donde </w:t>
      </w:r>
      <w:r w:rsidR="004B609E">
        <w:t>está</w:t>
      </w:r>
      <w:r>
        <w:t xml:space="preserve"> involucrado en un </w:t>
      </w:r>
      <w:r w:rsidR="004B609E">
        <w:t>asesinato</w:t>
      </w:r>
      <w:r>
        <w:t>, manifestó James molesto.</w:t>
      </w:r>
      <w:r w:rsidR="00852C1B">
        <w:br w:type="page"/>
      </w:r>
      <w:r>
        <w:lastRenderedPageBreak/>
        <w:t xml:space="preserve">Cuando James y Grace llegaron a la estación policial, </w:t>
      </w:r>
      <w:r w:rsidR="007D2EFA">
        <w:t>Arthur</w:t>
      </w:r>
      <w:r>
        <w:t xml:space="preserve"> exhaló con una sonrisa de oreja a oreja al ver a James con un cabestrillo sujetando su brazo izquierdo, ya recuperado. El fiscal Antony </w:t>
      </w:r>
      <w:r w:rsidR="00621294">
        <w:t>Davies</w:t>
      </w:r>
      <w:r>
        <w:t xml:space="preserve"> ya se había puesto en contacto con el fiscal del condado de Deal, informándole de la presencia de los oficiales de Colchester y </w:t>
      </w:r>
      <w:r w:rsidR="004B609E">
        <w:t>cuáles</w:t>
      </w:r>
      <w:r>
        <w:t xml:space="preserve"> fueron los motivos de la intervención. El oficial al mando le entregó a James su arma </w:t>
      </w:r>
      <w:r w:rsidR="004B609E">
        <w:t>reglamentaria</w:t>
      </w:r>
      <w:r>
        <w:t xml:space="preserve">, </w:t>
      </w:r>
      <w:r w:rsidR="00462522">
        <w:t>que</w:t>
      </w:r>
      <w:r>
        <w:t xml:space="preserve"> había usado en su defensa contra Kevin Taylor y </w:t>
      </w:r>
      <w:r w:rsidR="00462522">
        <w:t>que</w:t>
      </w:r>
      <w:r>
        <w:t xml:space="preserve"> fue pedida en su momento para ser peritada, antes </w:t>
      </w:r>
      <w:r w:rsidR="00462522">
        <w:t>que</w:t>
      </w:r>
      <w:r>
        <w:t xml:space="preserve"> fuese trasladado al hospital.</w:t>
      </w:r>
      <w:r w:rsidR="00954A22">
        <w:br w:type="page"/>
      </w:r>
      <w:r>
        <w:lastRenderedPageBreak/>
        <w:t xml:space="preserve">El hombre se estiró en su </w:t>
      </w:r>
      <w:r w:rsidR="004B609E">
        <w:t>silla</w:t>
      </w:r>
      <w:r>
        <w:t xml:space="preserve"> y exhaló profundo, en una oficina del </w:t>
      </w:r>
      <w:r w:rsidR="004B609E">
        <w:t>pequeño</w:t>
      </w:r>
      <w:r>
        <w:t xml:space="preserve"> cementerio de Stanway. Volvía después de varios meses a su trabajo, recuperado de una enfermedad.</w:t>
      </w:r>
    </w:p>
    <w:p w14:paraId="44AFB1AD" w14:textId="1221B0F5" w:rsidR="00165010" w:rsidRDefault="0049727E">
      <w:pPr>
        <w:ind w:left="720"/>
      </w:pPr>
      <w:r>
        <w:t xml:space="preserve">Paul </w:t>
      </w:r>
      <w:r w:rsidR="00000000">
        <w:t xml:space="preserve">Smith, alto, de piel oscura y de unos cincuenta y tantos años, vestido con un traje color negro de algunos años y una corbata en desuso, tenía conocimiento </w:t>
      </w:r>
      <w:r w:rsidR="00462522">
        <w:t>que</w:t>
      </w:r>
      <w:r w:rsidR="00000000">
        <w:t xml:space="preserve"> lo había reemplazado en su ausencia, su compañero </w:t>
      </w:r>
      <w:r w:rsidR="004B609E">
        <w:t>Herman</w:t>
      </w:r>
      <w:r w:rsidR="00000000">
        <w:t xml:space="preserve"> Duffy.</w:t>
      </w:r>
    </w:p>
    <w:p w14:paraId="23400920" w14:textId="1DCA8345" w:rsidR="00165010" w:rsidRPr="00422D18" w:rsidRDefault="00422D18">
      <w:pPr>
        <w:ind w:left="720"/>
      </w:pPr>
      <w:r>
        <w:t xml:space="preserve">― Bueno, se dijo sonriendo, Duffy, hace lo </w:t>
      </w:r>
      <w:r w:rsidR="00462522">
        <w:t>que</w:t>
      </w:r>
      <w:r>
        <w:t xml:space="preserve"> puede, hasta de sepulturero, cuando falta gente en las parcelas, algunas veces se pasa con el alcohol y eso lo hace menos confiable con los papeles, papeles </w:t>
      </w:r>
      <w:r w:rsidR="00462522">
        <w:t>que</w:t>
      </w:r>
      <w:r>
        <w:t xml:space="preserve"> no </w:t>
      </w:r>
      <w:r w:rsidR="004B609E">
        <w:t>están</w:t>
      </w:r>
      <w:r>
        <w:t xml:space="preserve"> completos con el cumplimiento de las reglas para </w:t>
      </w:r>
      <w:r w:rsidR="00462522">
        <w:t>que</w:t>
      </w:r>
      <w:r>
        <w:t xml:space="preserve"> una persona fallecida sea sepultada.</w:t>
      </w:r>
    </w:p>
    <w:p w14:paraId="6AAACAD8" w14:textId="190CC2EF" w:rsidR="00165010" w:rsidRDefault="00000000">
      <w:pPr>
        <w:ind w:left="720"/>
        <w:rPr>
          <w:rPrChange w:id="459" w:author="Author" w:date="2024-06-26T12:40:00Z">
            <w:rPr>
              <w:sz w:val="28"/>
            </w:rPr>
          </w:rPrChange>
        </w:rPr>
      </w:pPr>
      <w:r>
        <w:t xml:space="preserve">Smith resopló y volvió a revisar la documentación del mes anterior donde no constaba con el certificado de defunción médico oficial y la identificación con foto del fallecido, solamente el nombre de la mujer muerta registrada en los archivo de la oficina, a nombre de Samantha Williams, de 64 años de edad, enterrada en la parcela  </w:t>
      </w:r>
      <w:r w:rsidR="004B609E">
        <w:t>número</w:t>
      </w:r>
      <w:r>
        <w:t xml:space="preserve"> 4.</w:t>
      </w:r>
    </w:p>
    <w:p w14:paraId="35349F7B" w14:textId="072C3801" w:rsidR="00165010" w:rsidRDefault="00000000">
      <w:pPr>
        <w:ind w:left="720"/>
        <w:rPr>
          <w:rPrChange w:id="460" w:author="Author" w:date="2024-06-26T12:40:00Z">
            <w:rPr>
              <w:sz w:val="28"/>
            </w:rPr>
          </w:rPrChange>
        </w:rPr>
      </w:pPr>
      <w:r>
        <w:t xml:space="preserve">Duffy se puso más colorado de lo </w:t>
      </w:r>
      <w:r w:rsidR="004B609E">
        <w:t>que</w:t>
      </w:r>
      <w:r>
        <w:t xml:space="preserve"> realmente es, ante el reproche de su jefe Smith,   cuando le extendió los certificados incompletos para un entierro.</w:t>
      </w:r>
    </w:p>
    <w:p w14:paraId="3ED6F173" w14:textId="6C451CE5" w:rsidR="00165010" w:rsidRDefault="00000000">
      <w:pPr>
        <w:ind w:left="720"/>
      </w:pPr>
      <w:r>
        <w:t xml:space="preserve"> Por largos segundos Duffy no supo </w:t>
      </w:r>
      <w:r w:rsidR="00462522">
        <w:t>que</w:t>
      </w:r>
      <w:r>
        <w:t xml:space="preserve"> responder, cuando lo hizo su voz sonó a disculpa </w:t>
      </w:r>
      <w:r w:rsidR="00071913">
        <w:t xml:space="preserve">― </w:t>
      </w:r>
      <w:r>
        <w:t xml:space="preserve">Fue un día difícil ese 20 de abril, jefe Smith, tuvimos cinco entierros por la mañana y poca gente para los entierros. Recuerdo, </w:t>
      </w:r>
      <w:r w:rsidR="00462522">
        <w:t>que</w:t>
      </w:r>
      <w:r>
        <w:t xml:space="preserve"> al medio día Se presentó un reverendo en una camioneta, con una mujer </w:t>
      </w:r>
      <w:r w:rsidR="00462522">
        <w:t>que</w:t>
      </w:r>
      <w:r>
        <w:t xml:space="preserve"> </w:t>
      </w:r>
      <w:r w:rsidR="00E23FA5">
        <w:t>vestía</w:t>
      </w:r>
      <w:r>
        <w:t xml:space="preserve"> toda de negro y un tul </w:t>
      </w:r>
      <w:r w:rsidR="00462522">
        <w:t>que</w:t>
      </w:r>
      <w:r>
        <w:t xml:space="preserve"> le cubría la cabeza y parte del rostro.</w:t>
      </w:r>
    </w:p>
    <w:p w14:paraId="56F9925B" w14:textId="68EBCF5B" w:rsidR="00165010" w:rsidRDefault="00422D18">
      <w:pPr>
        <w:ind w:left="720"/>
        <w:rPr>
          <w:rPrChange w:id="461" w:author="Author" w:date="2024-06-26T12:40:00Z">
            <w:rPr>
              <w:sz w:val="28"/>
            </w:rPr>
          </w:rPrChange>
        </w:rPr>
      </w:pPr>
      <w:r>
        <w:t xml:space="preserve">― ¿Como sabias </w:t>
      </w:r>
      <w:r w:rsidR="00462522">
        <w:t>que</w:t>
      </w:r>
      <w:r>
        <w:t xml:space="preserve"> era un reverendo?, le indagó Smith, cruzado de brazos.</w:t>
      </w:r>
    </w:p>
    <w:p w14:paraId="3F709522" w14:textId="61862CFD" w:rsidR="00165010" w:rsidRDefault="00422D18">
      <w:pPr>
        <w:ind w:left="720"/>
        <w:rPr>
          <w:rPrChange w:id="462" w:author="Author" w:date="2024-06-26T12:40:00Z">
            <w:rPr>
              <w:sz w:val="28"/>
            </w:rPr>
          </w:rPrChange>
        </w:rPr>
      </w:pPr>
      <w:r>
        <w:t xml:space="preserve">― Por su alza cuello clerical. El reverendo dijo llamarse Brown y pertenecer a la </w:t>
      </w:r>
      <w:r w:rsidR="004B609E">
        <w:t>iglesia</w:t>
      </w:r>
      <w:r>
        <w:t xml:space="preserve">, St. Peter’s, de Colchester. Querían cumplir con el deseo de su </w:t>
      </w:r>
      <w:r w:rsidR="004B609E">
        <w:t>tía</w:t>
      </w:r>
      <w:r>
        <w:t xml:space="preserve"> </w:t>
      </w:r>
      <w:r w:rsidR="00462522">
        <w:t>que</w:t>
      </w:r>
      <w:r>
        <w:t xml:space="preserve"> fuese enterrada aquí en Stanway, donde había nacido. Cualquier documentación faltante se la haría llegar de inmediato. Me habló de Dios, de los muertos y se abrazaba con la mujer de negro, </w:t>
      </w:r>
      <w:r w:rsidR="00462522">
        <w:t>que</w:t>
      </w:r>
      <w:r>
        <w:t xml:space="preserve"> llorando recordaba a su ser </w:t>
      </w:r>
      <w:r w:rsidR="004B609E">
        <w:t>querido</w:t>
      </w:r>
      <w:r>
        <w:t>.</w:t>
      </w:r>
    </w:p>
    <w:p w14:paraId="5D161EA7" w14:textId="7EF8A586" w:rsidR="00165010" w:rsidRDefault="00000000">
      <w:pPr>
        <w:ind w:left="720"/>
        <w:rPr>
          <w:rPrChange w:id="463" w:author="Author" w:date="2024-06-26T12:40:00Z">
            <w:rPr>
              <w:sz w:val="28"/>
            </w:rPr>
          </w:rPrChange>
        </w:rPr>
      </w:pPr>
      <w:r>
        <w:t xml:space="preserve"> Smith, negó con la cabeza y le preguntó </w:t>
      </w:r>
      <w:r w:rsidR="00071913">
        <w:t xml:space="preserve">― </w:t>
      </w:r>
      <w:r>
        <w:t xml:space="preserve">Más allá del show </w:t>
      </w:r>
      <w:r w:rsidR="00462522">
        <w:t>que</w:t>
      </w:r>
      <w:r>
        <w:t xml:space="preserve"> armaron los supuestos parientes, bebiste de más ese día ¿Verdad?</w:t>
      </w:r>
    </w:p>
    <w:p w14:paraId="34A2DCB0" w14:textId="71080D31" w:rsidR="00165010" w:rsidRDefault="00000000">
      <w:pPr>
        <w:ind w:left="720"/>
        <w:rPr>
          <w:rPrChange w:id="464" w:author="Author" w:date="2024-06-26T12:40:00Z">
            <w:rPr>
              <w:sz w:val="28"/>
            </w:rPr>
          </w:rPrChange>
        </w:rPr>
      </w:pPr>
      <w:r>
        <w:t xml:space="preserve">Duffy esbozó una </w:t>
      </w:r>
      <w:r w:rsidR="004B609E">
        <w:t>expresión</w:t>
      </w:r>
      <w:r>
        <w:t xml:space="preserve"> de desagrado y no le contestó. </w:t>
      </w:r>
    </w:p>
    <w:p w14:paraId="66F9149E" w14:textId="226A1896" w:rsidR="00165010" w:rsidRDefault="00422D18">
      <w:pPr>
        <w:ind w:left="720"/>
        <w:rPr>
          <w:rPrChange w:id="465" w:author="Author" w:date="2024-06-26T12:40:00Z">
            <w:rPr>
              <w:sz w:val="28"/>
            </w:rPr>
          </w:rPrChange>
        </w:rPr>
      </w:pPr>
      <w:r>
        <w:t xml:space="preserve">― Lo lamento, Duffy, tengo </w:t>
      </w:r>
      <w:r w:rsidR="00462522">
        <w:t>que</w:t>
      </w:r>
      <w:r>
        <w:t xml:space="preserve"> denunciar este entierro, hay algo </w:t>
      </w:r>
      <w:r w:rsidR="00462522">
        <w:t>que</w:t>
      </w:r>
      <w:r>
        <w:t xml:space="preserve"> no cierra, le dijo, llamando a la estación policial.</w:t>
      </w:r>
    </w:p>
    <w:p w14:paraId="566478D9" w14:textId="711687FA" w:rsidR="00852C1B" w:rsidRDefault="00422D18">
      <w:pPr>
        <w:ind w:left="720"/>
      </w:pPr>
      <w:r>
        <w:t xml:space="preserve">― Pero…, jefe, yo actué de buena fe, se excusó Duffy, </w:t>
      </w:r>
      <w:r w:rsidR="004B609E">
        <w:t>sin</w:t>
      </w:r>
      <w:r>
        <w:t xml:space="preserve"> recibir respuesta de Smith, </w:t>
      </w:r>
      <w:r w:rsidR="00462522">
        <w:t>que</w:t>
      </w:r>
      <w:r>
        <w:t xml:space="preserve"> le dio la espalda.</w:t>
      </w:r>
    </w:p>
    <w:p w14:paraId="08E7343A" w14:textId="54AD7AE6" w:rsidR="00852C1B" w:rsidRDefault="00852C1B">
      <w:pPr>
        <w:ind w:left="720"/>
      </w:pPr>
    </w:p>
    <w:p w14:paraId="13E443A6" w14:textId="77777777" w:rsidR="00852C1B" w:rsidRDefault="00852C1B" w:rsidP="00855A3B">
      <w:pPr>
        <w:ind w:left="720"/>
        <w:jc w:val="center"/>
      </w:pPr>
      <w:r>
        <w:t>******</w:t>
      </w:r>
    </w:p>
    <w:p w14:paraId="370404EE" w14:textId="77777777" w:rsidR="00852C1B" w:rsidRDefault="00852C1B">
      <w:pPr>
        <w:ind w:left="720"/>
      </w:pPr>
    </w:p>
    <w:p w14:paraId="303DFF32" w14:textId="70ED81ED" w:rsidR="00165010" w:rsidRDefault="00000000">
      <w:pPr>
        <w:ind w:left="720"/>
      </w:pPr>
      <w:r>
        <w:t xml:space="preserve">Rumbo al hospital donde estaba </w:t>
      </w:r>
      <w:r w:rsidR="004B609E">
        <w:t>siendo</w:t>
      </w:r>
      <w:r>
        <w:t xml:space="preserve"> operado Kevin Taylor, James recibió la llamada del comisario Fischer, de Colchester, donde con palabras ligeras le narró lo sucedido en el cementerio de Stanway </w:t>
      </w:r>
      <w:r w:rsidR="00071913">
        <w:t xml:space="preserve">― </w:t>
      </w:r>
      <w:r>
        <w:t xml:space="preserve">Mañana van a exhumar el cadáver y por lo </w:t>
      </w:r>
      <w:r w:rsidR="004B609E">
        <w:t>que</w:t>
      </w:r>
      <w:r>
        <w:t xml:space="preserve"> presume puede ser </w:t>
      </w:r>
      <w:r w:rsidR="00462522">
        <w:t>que</w:t>
      </w:r>
      <w:r>
        <w:t xml:space="preserve"> tenga alguna relación con los restos de </w:t>
      </w:r>
      <w:r w:rsidR="003C63D1">
        <w:t>Janica</w:t>
      </w:r>
      <w:r>
        <w:t xml:space="preserve"> </w:t>
      </w:r>
      <w:r w:rsidR="003C63D1">
        <w:t>Novak</w:t>
      </w:r>
      <w:r>
        <w:t xml:space="preserve">. Quiero al comando aquí, en el día de hoy. El comisario de Deal, John Butler, se va encargar de la custodia y traslado de </w:t>
      </w:r>
      <w:r w:rsidR="004B609E">
        <w:t>Kevin</w:t>
      </w:r>
      <w:r>
        <w:t xml:space="preserve"> Taylor a Colchester, sí sobrevive, le ordenó el comisario y cortó.</w:t>
      </w:r>
    </w:p>
    <w:p w14:paraId="28CB5656" w14:textId="64707AEB" w:rsidR="00165010" w:rsidRDefault="00000000">
      <w:pPr>
        <w:ind w:left="720"/>
        <w:rPr>
          <w:rPrChange w:id="466" w:author="Author" w:date="2024-06-26T12:40:00Z">
            <w:rPr>
              <w:sz w:val="28"/>
            </w:rPr>
          </w:rPrChange>
        </w:rPr>
      </w:pPr>
      <w:r>
        <w:t xml:space="preserve">James exhaló con </w:t>
      </w:r>
      <w:r w:rsidR="004B609E">
        <w:t>signos</w:t>
      </w:r>
      <w:r>
        <w:t xml:space="preserve"> de satisfacción, mientras sus compañeros </w:t>
      </w:r>
      <w:r w:rsidR="004B609E">
        <w:t>ansiosos</w:t>
      </w:r>
      <w:r>
        <w:t xml:space="preserve"> esperaban </w:t>
      </w:r>
      <w:r w:rsidR="00462522">
        <w:t>que</w:t>
      </w:r>
      <w:r>
        <w:t xml:space="preserve"> le revelara la llamada del comisario.</w:t>
      </w:r>
    </w:p>
    <w:p w14:paraId="1BBBDCBD" w14:textId="70721F71" w:rsidR="00165010" w:rsidRDefault="00422D18">
      <w:pPr>
        <w:ind w:left="720"/>
        <w:rPr>
          <w:rPrChange w:id="467" w:author="Author" w:date="2024-06-26T12:40:00Z">
            <w:rPr>
              <w:sz w:val="28"/>
            </w:rPr>
          </w:rPrChange>
        </w:rPr>
      </w:pPr>
      <w:r>
        <w:t xml:space="preserve">― Mañana se va exhumar un cadáver en el cementerio de Stanway, a pocas millas de Colchester, según el comisario Fischer puede haber alguna relación con la muerte de </w:t>
      </w:r>
      <w:r w:rsidR="003C63D1">
        <w:t>Janica</w:t>
      </w:r>
      <w:r>
        <w:t xml:space="preserve"> </w:t>
      </w:r>
      <w:r w:rsidR="003C63D1">
        <w:t>Novak</w:t>
      </w:r>
      <w:r>
        <w:t>.</w:t>
      </w:r>
    </w:p>
    <w:p w14:paraId="110FFAAE" w14:textId="08E1FA30" w:rsidR="00165010" w:rsidRDefault="00422D18">
      <w:pPr>
        <w:ind w:left="720"/>
        <w:rPr>
          <w:rPrChange w:id="468" w:author="Author" w:date="2024-06-26T12:40:00Z">
            <w:rPr>
              <w:sz w:val="28"/>
            </w:rPr>
          </w:rPrChange>
        </w:rPr>
      </w:pPr>
      <w:r>
        <w:lastRenderedPageBreak/>
        <w:t>― ¿</w:t>
      </w:r>
      <w:r w:rsidR="004B609E">
        <w:t>Qué</w:t>
      </w:r>
      <w:r>
        <w:t xml:space="preserve"> clase de relación?, preguntó Grace arrugando la frente. </w:t>
      </w:r>
    </w:p>
    <w:p w14:paraId="2D10ABA5" w14:textId="1086699B" w:rsidR="00165010" w:rsidRDefault="00422D18">
      <w:pPr>
        <w:ind w:left="720"/>
        <w:rPr>
          <w:rPrChange w:id="469" w:author="Author" w:date="2024-06-26T12:40:00Z">
            <w:rPr>
              <w:sz w:val="28"/>
            </w:rPr>
          </w:rPrChange>
        </w:rPr>
      </w:pPr>
      <w:r>
        <w:t xml:space="preserve">― Que el cuerpo en cuestión pertenezca a </w:t>
      </w:r>
      <w:r w:rsidR="003C63D1">
        <w:t>Janica</w:t>
      </w:r>
      <w:r>
        <w:t xml:space="preserve"> </w:t>
      </w:r>
      <w:r w:rsidR="003C63D1">
        <w:t>Novak</w:t>
      </w:r>
      <w:r>
        <w:t>, respondió James.</w:t>
      </w:r>
    </w:p>
    <w:p w14:paraId="7395A8E3" w14:textId="6AB4B0B2" w:rsidR="00165010" w:rsidRDefault="00422D18">
      <w:pPr>
        <w:ind w:left="720"/>
        <w:rPr>
          <w:rPrChange w:id="470" w:author="Author" w:date="2024-06-26T12:40:00Z">
            <w:rPr>
              <w:sz w:val="28"/>
            </w:rPr>
          </w:rPrChange>
        </w:rPr>
      </w:pPr>
      <w:r>
        <w:t xml:space="preserve">― No creamos falsas expectativas, pero de ser </w:t>
      </w:r>
      <w:r w:rsidR="004B609E">
        <w:t>así</w:t>
      </w:r>
      <w:r>
        <w:t xml:space="preserve"> el </w:t>
      </w:r>
      <w:r w:rsidR="001348E8">
        <w:t>asesino</w:t>
      </w:r>
      <w:r>
        <w:t xml:space="preserve"> nos hizo tragar el anzuelo </w:t>
      </w:r>
      <w:r w:rsidR="00462522">
        <w:t>que</w:t>
      </w:r>
      <w:r>
        <w:t xml:space="preserve"> </w:t>
      </w:r>
      <w:r w:rsidR="003C63D1">
        <w:t>Janica</w:t>
      </w:r>
      <w:r>
        <w:t xml:space="preserve"> estaba enterrada en un monte o arrojada en el rio </w:t>
      </w:r>
      <w:r w:rsidR="004B609E">
        <w:t>B</w:t>
      </w:r>
      <w:r>
        <w:t xml:space="preserve">lackwater, dijo </w:t>
      </w:r>
      <w:r w:rsidR="007D2EFA">
        <w:t>Arthur</w:t>
      </w:r>
      <w:r>
        <w:t xml:space="preserve"> con la mano en el mentón. </w:t>
      </w:r>
    </w:p>
    <w:p w14:paraId="4F7D0566" w14:textId="572EA94E" w:rsidR="00165010" w:rsidRDefault="00422D18">
      <w:pPr>
        <w:ind w:left="720"/>
        <w:rPr>
          <w:rPrChange w:id="471" w:author="Author" w:date="2024-06-26T12:40:00Z">
            <w:rPr>
              <w:sz w:val="28"/>
            </w:rPr>
          </w:rPrChange>
        </w:rPr>
      </w:pPr>
      <w:r>
        <w:t xml:space="preserve">― Si el cadáver es de </w:t>
      </w:r>
      <w:r w:rsidR="003C63D1">
        <w:t>Janica</w:t>
      </w:r>
      <w:r>
        <w:t xml:space="preserve"> </w:t>
      </w:r>
      <w:r w:rsidR="003C63D1">
        <w:t>Novak</w:t>
      </w:r>
      <w:r>
        <w:t xml:space="preserve"> hemos avanzado más de lo pensado, los muertos </w:t>
      </w:r>
      <w:r w:rsidR="00E23FA5">
        <w:t>siempre</w:t>
      </w:r>
      <w:r>
        <w:t xml:space="preserve"> dejan una señal, igualmente, </w:t>
      </w:r>
      <w:r w:rsidR="001348E8">
        <w:t>quedan</w:t>
      </w:r>
      <w:r>
        <w:t xml:space="preserve"> muchas cosas por investigar, no creo </w:t>
      </w:r>
      <w:r w:rsidR="00462522">
        <w:t>que</w:t>
      </w:r>
      <w:r>
        <w:t xml:space="preserve"> Kevin Taylor haya </w:t>
      </w:r>
      <w:r w:rsidR="001348E8">
        <w:t>sido</w:t>
      </w:r>
      <w:r>
        <w:t xml:space="preserve"> el </w:t>
      </w:r>
      <w:r w:rsidR="001348E8">
        <w:t>asesino</w:t>
      </w:r>
      <w:r>
        <w:t>, pero su testimonio va hacer fundamental para  llegar a los culpables, razonó James.</w:t>
      </w:r>
    </w:p>
    <w:p w14:paraId="0A44FA7E" w14:textId="48D037CF" w:rsidR="00165010" w:rsidRDefault="00422D18">
      <w:pPr>
        <w:ind w:left="720"/>
        <w:rPr>
          <w:rPrChange w:id="472" w:author="Author" w:date="2024-06-26T12:40:00Z">
            <w:rPr>
              <w:sz w:val="28"/>
            </w:rPr>
          </w:rPrChange>
        </w:rPr>
      </w:pPr>
      <w:r>
        <w:t>― ¿</w:t>
      </w:r>
      <w:r w:rsidR="00462522">
        <w:t>Por qué</w:t>
      </w:r>
      <w:r>
        <w:t xml:space="preserve"> no crees </w:t>
      </w:r>
      <w:r w:rsidR="00462522">
        <w:t>que</w:t>
      </w:r>
      <w:r>
        <w:t xml:space="preserve"> Kevin Taylor pueda ser el </w:t>
      </w:r>
      <w:r w:rsidR="001348E8">
        <w:t>asesino</w:t>
      </w:r>
      <w:r>
        <w:t xml:space="preserve">? Te recuerdo, </w:t>
      </w:r>
      <w:r w:rsidR="00462522">
        <w:t>que</w:t>
      </w:r>
      <w:r>
        <w:t xml:space="preserve"> trató de </w:t>
      </w:r>
      <w:r w:rsidR="001348E8">
        <w:t>asesinarnos</w:t>
      </w:r>
      <w:r>
        <w:t>, le señaló Grace.</w:t>
      </w:r>
    </w:p>
    <w:p w14:paraId="3B53C5C9" w14:textId="295E8B17" w:rsidR="00852C1B" w:rsidRDefault="00422D18">
      <w:pPr>
        <w:ind w:left="720"/>
      </w:pPr>
      <w:r>
        <w:t xml:space="preserve">― Pura Intuición, no más </w:t>
      </w:r>
      <w:r w:rsidR="00462522">
        <w:t>que</w:t>
      </w:r>
      <w:r>
        <w:t xml:space="preserve"> eso, le respondió James.</w:t>
      </w:r>
      <w:r w:rsidR="00852C1B">
        <w:br w:type="page"/>
      </w:r>
      <w:r>
        <w:lastRenderedPageBreak/>
        <w:t xml:space="preserve">La policía acordonó el lugar de intervención, con la llegada del fiscal Antony Davies, </w:t>
      </w:r>
      <w:r w:rsidR="00462522">
        <w:t>que</w:t>
      </w:r>
      <w:r>
        <w:t xml:space="preserve"> de inmediato dio la orden, a los dos sepultureros para la exhumación del cadáver, en una tumba señalada solamente con una cruz de madera.</w:t>
      </w:r>
    </w:p>
    <w:p w14:paraId="14EFD6B0" w14:textId="7939C38E" w:rsidR="00165010" w:rsidRDefault="00000000">
      <w:pPr>
        <w:ind w:left="720"/>
        <w:rPr>
          <w:rPrChange w:id="473" w:author="Author" w:date="2024-06-26T12:40:00Z">
            <w:rPr>
              <w:sz w:val="28"/>
            </w:rPr>
          </w:rPrChange>
        </w:rPr>
      </w:pPr>
      <w:r>
        <w:t xml:space="preserve"> Linda cruzó una mirada con James como </w:t>
      </w:r>
      <w:r w:rsidR="001348E8">
        <w:t>queriendo</w:t>
      </w:r>
      <w:r>
        <w:t xml:space="preserve"> decirle algo, pero sólo dibujo un sonrisa, mientras él </w:t>
      </w:r>
      <w:r w:rsidR="00F54961">
        <w:t>asintió</w:t>
      </w:r>
      <w:r>
        <w:t xml:space="preserve"> con la cabeza.</w:t>
      </w:r>
    </w:p>
    <w:p w14:paraId="500BCDE4" w14:textId="39862E38" w:rsidR="00165010" w:rsidRDefault="00000000">
      <w:pPr>
        <w:ind w:left="720"/>
        <w:rPr>
          <w:rPrChange w:id="474" w:author="Author" w:date="2024-06-26T12:40:00Z">
            <w:rPr>
              <w:sz w:val="28"/>
            </w:rPr>
          </w:rPrChange>
        </w:rPr>
      </w:pPr>
      <w:r>
        <w:t xml:space="preserve">El trabajo de los sepultureros duró unos pocos minutos cuando extrajeron el cajón barato, de madera de pino y lo </w:t>
      </w:r>
      <w:r w:rsidR="001348E8">
        <w:t>depositaron</w:t>
      </w:r>
      <w:r>
        <w:t xml:space="preserve"> al borde de la tumba, uno de los sepultureros, secándose la frente, miró al fiscal esperando una orden.</w:t>
      </w:r>
    </w:p>
    <w:p w14:paraId="08EF4F07" w14:textId="034390A3" w:rsidR="00954A22" w:rsidRDefault="00422D18">
      <w:pPr>
        <w:ind w:left="720"/>
      </w:pPr>
      <w:r>
        <w:t>― Por favor, señor, abra la tapa, le ordenó, el magistrado.</w:t>
      </w:r>
      <w:r w:rsidR="00954A22">
        <w:br w:type="page"/>
      </w:r>
      <w:r>
        <w:lastRenderedPageBreak/>
        <w:t xml:space="preserve">Cuando el comisario </w:t>
      </w:r>
      <w:r w:rsidR="001348E8">
        <w:t>John</w:t>
      </w:r>
      <w:r>
        <w:t xml:space="preserve"> Butler de la estación policial de Deal recibió el llamado del hospital local comunicándole </w:t>
      </w:r>
      <w:r w:rsidR="00462522">
        <w:t>que</w:t>
      </w:r>
      <w:r>
        <w:t xml:space="preserve"> el paciente Kevin Taylor había fallecido, no pudo menos </w:t>
      </w:r>
      <w:r w:rsidR="00462522">
        <w:t>que</w:t>
      </w:r>
      <w:r>
        <w:t xml:space="preserve"> tomarse la cabeza y lanzar un resoplo </w:t>
      </w:r>
      <w:r w:rsidR="00071913">
        <w:t xml:space="preserve">― </w:t>
      </w:r>
      <w:r>
        <w:t xml:space="preserve">¿Como falleció? Si me habían informado </w:t>
      </w:r>
      <w:r w:rsidR="00462522">
        <w:t>que</w:t>
      </w:r>
      <w:r>
        <w:t xml:space="preserve"> Kevin Taylor después de extraerle la bala lo habían pasado a una habitación de cuidado para su recuperación.</w:t>
      </w:r>
    </w:p>
    <w:p w14:paraId="27297B2B" w14:textId="4EB92CBE" w:rsidR="00165010" w:rsidRDefault="00000000">
      <w:pPr>
        <w:ind w:left="720"/>
      </w:pPr>
      <w:r>
        <w:t xml:space="preserve">El doctor tardó en contestar, cuando lo hizo su vos sonó a lamento </w:t>
      </w:r>
      <w:r w:rsidR="00071913">
        <w:t xml:space="preserve">― </w:t>
      </w:r>
      <w:r>
        <w:t>Alguien entró a la habitación y lo asfixió con una almohada, señor.</w:t>
      </w:r>
    </w:p>
    <w:p w14:paraId="7D66F9DB" w14:textId="5986E195" w:rsidR="00165010" w:rsidRDefault="00422D18">
      <w:pPr>
        <w:ind w:left="720"/>
        <w:rPr>
          <w:rPrChange w:id="475" w:author="Author" w:date="2024-06-26T12:40:00Z">
            <w:rPr>
              <w:sz w:val="28"/>
            </w:rPr>
          </w:rPrChange>
        </w:rPr>
      </w:pPr>
      <w:r>
        <w:t xml:space="preserve">― ¿Como saben </w:t>
      </w:r>
      <w:r w:rsidR="00462522">
        <w:t>que</w:t>
      </w:r>
      <w:r>
        <w:t xml:space="preserve"> fue asfixiado con una almohada?, preguntó el comisario, alzando la voz.</w:t>
      </w:r>
    </w:p>
    <w:p w14:paraId="728C5392" w14:textId="6CD92734" w:rsidR="00165010" w:rsidRDefault="00422D18">
      <w:pPr>
        <w:ind w:left="720"/>
        <w:rPr>
          <w:rPrChange w:id="476" w:author="Author" w:date="2024-06-26T12:40:00Z">
            <w:rPr>
              <w:sz w:val="28"/>
            </w:rPr>
          </w:rPrChange>
        </w:rPr>
      </w:pPr>
      <w:r>
        <w:t xml:space="preserve">― Tenemos una cámara en la habitación, se vio un hombre </w:t>
      </w:r>
      <w:r w:rsidR="00462522">
        <w:t>que</w:t>
      </w:r>
      <w:r>
        <w:t xml:space="preserve"> no es del hospital, vestido de médico.</w:t>
      </w:r>
    </w:p>
    <w:p w14:paraId="0C6F028D" w14:textId="7402C88A" w:rsidR="00165010" w:rsidRDefault="00422D18">
      <w:pPr>
        <w:ind w:left="720"/>
        <w:rPr>
          <w:rPrChange w:id="477" w:author="Author" w:date="2024-06-26T12:40:00Z">
            <w:rPr>
              <w:sz w:val="28"/>
            </w:rPr>
          </w:rPrChange>
        </w:rPr>
      </w:pPr>
      <w:r>
        <w:t xml:space="preserve">― Favor </w:t>
      </w:r>
      <w:r w:rsidR="001348E8">
        <w:t>retírenla</w:t>
      </w:r>
      <w:r>
        <w:t>, iremos al secuestro del video, y agregó</w:t>
      </w:r>
      <w:r w:rsidR="00071913">
        <w:t xml:space="preserve">― </w:t>
      </w:r>
      <w:r>
        <w:t>¿Si había personal de seguridad apostados en la puerta de la habitación, como pudo suceder este crimen?, le recriminó, el comisario alzando la voz.</w:t>
      </w:r>
    </w:p>
    <w:p w14:paraId="7FB0EABD" w14:textId="6810B3A4" w:rsidR="00283026" w:rsidRDefault="00422D18">
      <w:pPr>
        <w:ind w:left="720"/>
      </w:pPr>
      <w:r>
        <w:t xml:space="preserve">― los guardias creyeron </w:t>
      </w:r>
      <w:r w:rsidR="00462522">
        <w:t>que</w:t>
      </w:r>
      <w:r>
        <w:t xml:space="preserve"> era un médico del hospital, por ese motivo lo dejaron pasar, señor.</w:t>
      </w:r>
      <w:r w:rsidR="00283026">
        <w:br w:type="page"/>
      </w:r>
      <w:r>
        <w:lastRenderedPageBreak/>
        <w:t>El cajón de pino estaba cubierto por un paño negro, cuando uno de los sepultureros lo  quiso descubrir un policía de criminología se adelantó y lo frenó con la mano.</w:t>
      </w:r>
    </w:p>
    <w:p w14:paraId="3B15AB40" w14:textId="1035AC5E" w:rsidR="00165010" w:rsidRDefault="00422D18">
      <w:pPr>
        <w:ind w:left="720"/>
        <w:rPr>
          <w:rPrChange w:id="478" w:author="Author" w:date="2024-06-26T12:40:00Z">
            <w:rPr>
              <w:sz w:val="28"/>
            </w:rPr>
          </w:rPrChange>
        </w:rPr>
      </w:pPr>
      <w:r>
        <w:t>― No to</w:t>
      </w:r>
      <w:r w:rsidR="00462522">
        <w:t>que</w:t>
      </w:r>
      <w:r>
        <w:t xml:space="preserve"> nada, le dijo el hombre vestido de blanco inclinándose hacía el cajón y descubriendo el presunto cadáver. Cuando el </w:t>
      </w:r>
      <w:r w:rsidR="001348E8">
        <w:t>científico</w:t>
      </w:r>
      <w:r>
        <w:t xml:space="preserve"> corrió la sabana, todos se miraron más </w:t>
      </w:r>
      <w:r w:rsidR="00462522">
        <w:t>que</w:t>
      </w:r>
      <w:r>
        <w:t xml:space="preserve"> sorprendidos con los ojos bien abiertos como no dando crédito a lo </w:t>
      </w:r>
      <w:r w:rsidR="001348E8">
        <w:t>que</w:t>
      </w:r>
      <w:r>
        <w:t xml:space="preserve"> acaban de ver.</w:t>
      </w:r>
    </w:p>
    <w:p w14:paraId="49578107" w14:textId="397137B0" w:rsidR="00165010" w:rsidRDefault="00422D18">
      <w:pPr>
        <w:ind w:left="720"/>
        <w:rPr>
          <w:rPrChange w:id="479" w:author="Author" w:date="2024-06-26T12:40:00Z">
            <w:rPr>
              <w:sz w:val="28"/>
            </w:rPr>
          </w:rPrChange>
        </w:rPr>
      </w:pPr>
      <w:r>
        <w:t xml:space="preserve">― Hay solamente piedras, dijo el policía </w:t>
      </w:r>
      <w:r w:rsidR="001348E8">
        <w:t>científico</w:t>
      </w:r>
      <w:r>
        <w:t>, mirando incrédulo a los demás.</w:t>
      </w:r>
    </w:p>
    <w:p w14:paraId="3CFDCE06" w14:textId="72296CA8" w:rsidR="00165010" w:rsidRDefault="00422D18">
      <w:pPr>
        <w:ind w:left="720"/>
        <w:rPr>
          <w:rPrChange w:id="480" w:author="Author" w:date="2024-06-26T12:40:00Z">
            <w:rPr>
              <w:sz w:val="28"/>
            </w:rPr>
          </w:rPrChange>
        </w:rPr>
      </w:pPr>
      <w:r>
        <w:t xml:space="preserve">― ¿Como </w:t>
      </w:r>
      <w:r w:rsidR="00462522">
        <w:t>que</w:t>
      </w:r>
      <w:r>
        <w:t xml:space="preserve"> hay piedras?, preguntó el fiscal acercándose al cajón, también, lo hizo </w:t>
      </w:r>
      <w:r w:rsidR="007D2EFA">
        <w:t>Arthur</w:t>
      </w:r>
      <w:r>
        <w:t xml:space="preserve"> </w:t>
      </w:r>
      <w:r w:rsidR="00462522">
        <w:t>que</w:t>
      </w:r>
      <w:r>
        <w:t xml:space="preserve">, de repente, comenzó a extraer las piedras del cajón, hasta </w:t>
      </w:r>
      <w:r w:rsidR="00462522">
        <w:t>que</w:t>
      </w:r>
      <w:r>
        <w:t xml:space="preserve"> se encontró con el cadáver decapitado de </w:t>
      </w:r>
      <w:r w:rsidR="003C63D1">
        <w:t>Janica</w:t>
      </w:r>
      <w:r>
        <w:t xml:space="preserve"> </w:t>
      </w:r>
      <w:r w:rsidR="003C63D1">
        <w:t>Novak</w:t>
      </w:r>
      <w:r>
        <w:t xml:space="preserve">, por un par de segundos nadie habló, como respetando lo </w:t>
      </w:r>
      <w:r w:rsidR="001348E8">
        <w:t>que</w:t>
      </w:r>
      <w:r>
        <w:t xml:space="preserve"> acababan de ver, hasta </w:t>
      </w:r>
      <w:r w:rsidR="00462522">
        <w:t>que</w:t>
      </w:r>
      <w:r>
        <w:t xml:space="preserve"> el fiscal rompió el </w:t>
      </w:r>
      <w:r w:rsidR="00E23FA5">
        <w:t>silencio</w:t>
      </w:r>
      <w:r>
        <w:t xml:space="preserve"> ― ― Trasladen de inmediato el cadáver a Colchester, para una pronta </w:t>
      </w:r>
      <w:r w:rsidR="001348E8">
        <w:t>autopsia</w:t>
      </w:r>
      <w:r>
        <w:t xml:space="preserve"> y </w:t>
      </w:r>
      <w:r w:rsidR="001348E8">
        <w:t>convoquen</w:t>
      </w:r>
      <w:r>
        <w:t xml:space="preserve"> a los medios de prensa sobre el medio día, para dar una conferencia sobre el hallazgo de los restos de </w:t>
      </w:r>
      <w:r w:rsidR="003C63D1">
        <w:t>Janica</w:t>
      </w:r>
      <w:r>
        <w:t xml:space="preserve"> </w:t>
      </w:r>
      <w:r w:rsidR="003C63D1">
        <w:t>Novak</w:t>
      </w:r>
      <w:r>
        <w:t>, ordenó el fiscal, retirándose del lugar.</w:t>
      </w:r>
    </w:p>
    <w:p w14:paraId="6FD585E8" w14:textId="4690AD20" w:rsidR="00165010" w:rsidRDefault="00000000">
      <w:pPr>
        <w:ind w:left="720"/>
        <w:rPr>
          <w:rPrChange w:id="481" w:author="Author" w:date="2024-06-26T12:40:00Z">
            <w:rPr>
              <w:sz w:val="28"/>
            </w:rPr>
          </w:rPrChange>
        </w:rPr>
      </w:pPr>
      <w:r>
        <w:t xml:space="preserve">Mientras, el grupo comando se golpeaban las </w:t>
      </w:r>
      <w:r w:rsidR="001348E8">
        <w:t>palmas</w:t>
      </w:r>
      <w:r>
        <w:t xml:space="preserve"> de las manos en señal de desahogo por el hallazgo del cadáver, Linda abrazó a Janes, diciéndole como se </w:t>
      </w:r>
      <w:r w:rsidR="00F54961">
        <w:t>sentía</w:t>
      </w:r>
      <w:r>
        <w:t>.</w:t>
      </w:r>
    </w:p>
    <w:p w14:paraId="209E5CFE" w14:textId="6BF86A95" w:rsidR="00852C1B" w:rsidRDefault="00000000">
      <w:pPr>
        <w:ind w:left="720"/>
      </w:pPr>
      <w:r>
        <w:t xml:space="preserve"> ― Estoy bien, pero me sentiré mucho mejor cuando me </w:t>
      </w:r>
      <w:r w:rsidR="001348E8">
        <w:t>saquen</w:t>
      </w:r>
      <w:r>
        <w:t xml:space="preserve"> este cabestrillo, le contestó sonriendo.</w:t>
      </w:r>
      <w:r w:rsidR="00852C1B">
        <w:br w:type="page"/>
      </w:r>
      <w:r>
        <w:lastRenderedPageBreak/>
        <w:t xml:space="preserve">No les duró mucho tiempo la alegría al comando Power haberse descubierto el cadáver de </w:t>
      </w:r>
      <w:r w:rsidR="003C63D1">
        <w:t>Janica</w:t>
      </w:r>
      <w:r>
        <w:t xml:space="preserve"> </w:t>
      </w:r>
      <w:r w:rsidR="003C63D1">
        <w:t>Novak</w:t>
      </w:r>
      <w:r>
        <w:t xml:space="preserve">, la noticia </w:t>
      </w:r>
      <w:r w:rsidR="00462522">
        <w:t>que</w:t>
      </w:r>
      <w:r>
        <w:t xml:space="preserve"> les dio el comisario, </w:t>
      </w:r>
      <w:r w:rsidR="001348E8">
        <w:t>Butler</w:t>
      </w:r>
      <w:r>
        <w:t xml:space="preserve"> John desde Deal sobre el </w:t>
      </w:r>
      <w:r w:rsidR="004B609E">
        <w:t>asesinato</w:t>
      </w:r>
      <w:r>
        <w:t xml:space="preserve"> de Kevin Taylor los dejo realmente sorprendidos y </w:t>
      </w:r>
      <w:r w:rsidR="004B609E">
        <w:t>sin</w:t>
      </w:r>
      <w:r>
        <w:t xml:space="preserve"> reacción.</w:t>
      </w:r>
    </w:p>
    <w:p w14:paraId="3359CA6D" w14:textId="5E985A4B" w:rsidR="00165010" w:rsidRDefault="00422D18">
      <w:pPr>
        <w:ind w:left="720"/>
        <w:rPr>
          <w:rPrChange w:id="482" w:author="Author" w:date="2024-06-26T12:40:00Z">
            <w:rPr>
              <w:sz w:val="28"/>
            </w:rPr>
          </w:rPrChange>
        </w:rPr>
      </w:pPr>
      <w:r>
        <w:t xml:space="preserve">― Hay un video </w:t>
      </w:r>
      <w:r w:rsidR="00462522">
        <w:t>que</w:t>
      </w:r>
      <w:r>
        <w:t xml:space="preserve"> se observa a un desconocido </w:t>
      </w:r>
      <w:r w:rsidR="001348E8">
        <w:t>asesinando</w:t>
      </w:r>
      <w:r>
        <w:t xml:space="preserve"> a Kevin Taylor, en la habitación, el director del hospital me lo acaba de enviar, dijo el comisario, con una voz de </w:t>
      </w:r>
      <w:r w:rsidR="001348E8">
        <w:t>resignación</w:t>
      </w:r>
      <w:r>
        <w:t xml:space="preserve"> en su voz.</w:t>
      </w:r>
    </w:p>
    <w:p w14:paraId="16B7806E" w14:textId="7402973F" w:rsidR="00165010" w:rsidRDefault="00000000">
      <w:pPr>
        <w:ind w:left="720"/>
      </w:pPr>
      <w:r>
        <w:t xml:space="preserve">James resopló tomándose la cabeza ― Más allá </w:t>
      </w:r>
      <w:r w:rsidR="00462522">
        <w:t>que</w:t>
      </w:r>
      <w:r>
        <w:t xml:space="preserve"> se encontró el cadáver, retrocedimos en la investigación, con el </w:t>
      </w:r>
      <w:r w:rsidR="004B609E">
        <w:t>asesinato</w:t>
      </w:r>
      <w:r>
        <w:t xml:space="preserve"> de Kevin Taylor, tan cercana al descubrimiento del cadáver de </w:t>
      </w:r>
      <w:r w:rsidR="003C63D1">
        <w:t>Janica</w:t>
      </w:r>
      <w:r>
        <w:t xml:space="preserve"> </w:t>
      </w:r>
      <w:r w:rsidR="003C63D1">
        <w:t>Novak</w:t>
      </w:r>
      <w:r>
        <w:t>.</w:t>
      </w:r>
    </w:p>
    <w:p w14:paraId="18C6C4B8" w14:textId="77777777" w:rsidR="00165010" w:rsidRDefault="00165010">
      <w:pPr>
        <w:ind w:left="720"/>
        <w:rPr>
          <w:sz w:val="28"/>
          <w:szCs w:val="28"/>
        </w:rPr>
      </w:pPr>
    </w:p>
    <w:p w14:paraId="1C7588A2" w14:textId="77777777" w:rsidR="00165010" w:rsidRDefault="00165010">
      <w:pPr>
        <w:ind w:left="720"/>
        <w:rPr>
          <w:sz w:val="28"/>
          <w:szCs w:val="28"/>
        </w:rPr>
      </w:pPr>
    </w:p>
    <w:p w14:paraId="640774C2" w14:textId="77777777" w:rsidR="00165010" w:rsidRDefault="00165010">
      <w:pPr>
        <w:ind w:left="720"/>
        <w:rPr>
          <w:sz w:val="28"/>
          <w:szCs w:val="28"/>
        </w:rPr>
      </w:pPr>
    </w:p>
    <w:p w14:paraId="0D172260" w14:textId="77777777" w:rsidR="00165010" w:rsidRDefault="00165010">
      <w:pPr>
        <w:ind w:left="720"/>
        <w:rPr>
          <w:sz w:val="28"/>
          <w:szCs w:val="28"/>
        </w:rPr>
      </w:pPr>
    </w:p>
    <w:p w14:paraId="4B8E85EE" w14:textId="77777777" w:rsidR="00165010" w:rsidRDefault="00165010">
      <w:pPr>
        <w:ind w:left="720"/>
        <w:rPr>
          <w:sz w:val="28"/>
          <w:szCs w:val="28"/>
        </w:rPr>
      </w:pPr>
    </w:p>
    <w:p w14:paraId="35B4D91F" w14:textId="77777777" w:rsidR="00165010" w:rsidRDefault="00165010">
      <w:pPr>
        <w:ind w:left="720"/>
        <w:rPr>
          <w:sz w:val="28"/>
          <w:szCs w:val="28"/>
        </w:rPr>
      </w:pPr>
    </w:p>
    <w:p w14:paraId="75FA560C" w14:textId="77777777" w:rsidR="00165010" w:rsidRDefault="00165010">
      <w:pPr>
        <w:ind w:left="720"/>
        <w:rPr>
          <w:sz w:val="28"/>
          <w:szCs w:val="28"/>
        </w:rPr>
      </w:pPr>
    </w:p>
    <w:p w14:paraId="4251B376" w14:textId="741F5784" w:rsidR="00283026" w:rsidRDefault="00000000">
      <w:pPr>
        <w:ind w:left="720"/>
      </w:pPr>
      <w:r>
        <w:t xml:space="preserve">                 </w:t>
      </w:r>
      <w:r w:rsidR="00283026">
        <w:br w:type="page"/>
      </w:r>
      <w:r>
        <w:lastRenderedPageBreak/>
        <w:t xml:space="preserve">En el filo de la madrugada rodearon la casa en </w:t>
      </w:r>
      <w:r w:rsidR="00E23FA5">
        <w:t>silencio</w:t>
      </w:r>
      <w:r>
        <w:t xml:space="preserve">, James desenfundó su </w:t>
      </w:r>
      <w:r w:rsidR="001348E8">
        <w:t>G</w:t>
      </w:r>
      <w:r>
        <w:t>lock 17. (No lo afectaba empuñarla por</w:t>
      </w:r>
      <w:r w:rsidR="00462522">
        <w:t>que</w:t>
      </w:r>
      <w:r>
        <w:t xml:space="preserve"> la herida había </w:t>
      </w:r>
      <w:r w:rsidR="000D1763">
        <w:t>sido</w:t>
      </w:r>
      <w:r>
        <w:t xml:space="preserve"> en el brazo izquierdo)  y  de inmediato le hizo una seña a sus compañeros.</w:t>
      </w:r>
    </w:p>
    <w:p w14:paraId="5D02EFBC" w14:textId="3841C70A" w:rsidR="00165010" w:rsidRDefault="00000000">
      <w:pPr>
        <w:ind w:left="720"/>
        <w:rPr>
          <w:rPrChange w:id="483" w:author="Author" w:date="2024-06-26T12:40:00Z">
            <w:rPr>
              <w:sz w:val="28"/>
            </w:rPr>
          </w:rPrChange>
        </w:rPr>
      </w:pPr>
      <w:r>
        <w:t xml:space="preserve"> La patada voladora de </w:t>
      </w:r>
      <w:r w:rsidR="007D2EFA">
        <w:t>Arthur</w:t>
      </w:r>
      <w:r>
        <w:t xml:space="preserve"> hizo volar la  cerradura, ya desgastada de la puerta y al grito de policía se introdujeron dentro de la vivienda con sus linternas luminosas sobre sus cabezas.</w:t>
      </w:r>
    </w:p>
    <w:p w14:paraId="54B3E5CC" w14:textId="0CC3E462" w:rsidR="00165010" w:rsidRDefault="00000000">
      <w:pPr>
        <w:ind w:left="720"/>
        <w:rPr>
          <w:rPrChange w:id="484" w:author="Author" w:date="2024-06-26T12:40:00Z">
            <w:rPr>
              <w:sz w:val="28"/>
            </w:rPr>
          </w:rPrChange>
        </w:rPr>
      </w:pPr>
      <w:r>
        <w:t xml:space="preserve"> Presurosos, recorrieron la casa, </w:t>
      </w:r>
      <w:r w:rsidR="004B609E">
        <w:t>sin</w:t>
      </w:r>
      <w:r>
        <w:t xml:space="preserve"> encontrar a la persona </w:t>
      </w:r>
      <w:r w:rsidR="00462522">
        <w:t>que</w:t>
      </w:r>
      <w:r>
        <w:t xml:space="preserve"> fueron a buscar. </w:t>
      </w:r>
    </w:p>
    <w:p w14:paraId="1483AF89" w14:textId="77777777" w:rsidR="00165010" w:rsidRDefault="00422D18">
      <w:pPr>
        <w:ind w:left="720"/>
        <w:rPr>
          <w:rPrChange w:id="485" w:author="Author" w:date="2024-06-26T12:40:00Z">
            <w:rPr>
              <w:sz w:val="28"/>
            </w:rPr>
          </w:rPrChange>
        </w:rPr>
      </w:pPr>
      <w:r>
        <w:t>― Aquí no hay nadie. Se fugó el maldito, gritó James, de repente, escucharon un tiro de un arma de fuego fuera de la casa.</w:t>
      </w:r>
    </w:p>
    <w:p w14:paraId="1AF1C7E1" w14:textId="66E9F28D" w:rsidR="00165010" w:rsidRDefault="00422D18">
      <w:pPr>
        <w:ind w:left="720"/>
        <w:rPr>
          <w:rPrChange w:id="486" w:author="Author" w:date="2024-06-26T12:40:00Z">
            <w:rPr>
              <w:sz w:val="28"/>
            </w:rPr>
          </w:rPrChange>
        </w:rPr>
      </w:pPr>
      <w:r>
        <w:t xml:space="preserve">― Es Grace la </w:t>
      </w:r>
      <w:r w:rsidR="003556BD">
        <w:t>que</w:t>
      </w:r>
      <w:r>
        <w:t xml:space="preserve"> tiró, gritó Linda, seguramente lo atrapó.</w:t>
      </w:r>
    </w:p>
    <w:p w14:paraId="488DC38D" w14:textId="452A53B2" w:rsidR="00165010" w:rsidRDefault="00000000">
      <w:pPr>
        <w:ind w:left="720"/>
        <w:rPr>
          <w:rPrChange w:id="487" w:author="Author" w:date="2024-06-26T12:40:00Z">
            <w:rPr>
              <w:sz w:val="28"/>
            </w:rPr>
          </w:rPrChange>
        </w:rPr>
      </w:pPr>
      <w:r>
        <w:t xml:space="preserve">Estaba sentado en el marco del ventanal temblando y con los brazos en alto, mientras </w:t>
      </w:r>
      <w:r w:rsidR="00462522">
        <w:t>que</w:t>
      </w:r>
      <w:r>
        <w:t xml:space="preserve"> Grace le apuntaba a la cabeza.</w:t>
      </w:r>
    </w:p>
    <w:p w14:paraId="0193D6A3" w14:textId="449D0D52" w:rsidR="00165010" w:rsidRDefault="007D2EFA">
      <w:pPr>
        <w:ind w:left="720"/>
        <w:rPr>
          <w:rPrChange w:id="488" w:author="Author" w:date="2024-06-26T12:40:00Z">
            <w:rPr>
              <w:sz w:val="28"/>
            </w:rPr>
          </w:rPrChange>
        </w:rPr>
      </w:pPr>
      <w:r>
        <w:t>Arthur</w:t>
      </w:r>
      <w:r w:rsidR="00000000">
        <w:t xml:space="preserve"> lo bajó violentamente, dándole una trompada en el rostro y después, lo esposó.</w:t>
      </w:r>
    </w:p>
    <w:p w14:paraId="1F9DD999" w14:textId="52CA29EF" w:rsidR="00165010" w:rsidRDefault="00000000">
      <w:pPr>
        <w:ind w:left="720"/>
        <w:rPr>
          <w:rPrChange w:id="489" w:author="Author" w:date="2024-06-26T12:40:00Z">
            <w:rPr>
              <w:sz w:val="28"/>
            </w:rPr>
          </w:rPrChange>
        </w:rPr>
      </w:pPr>
      <w:r>
        <w:t xml:space="preserve"> James le leyó los derechos </w:t>
      </w:r>
      <w:r w:rsidR="00071913">
        <w:t xml:space="preserve">― </w:t>
      </w:r>
      <w:r>
        <w:t xml:space="preserve">Steven Nolan </w:t>
      </w:r>
      <w:r w:rsidR="003556BD">
        <w:t>queda</w:t>
      </w:r>
      <w:r>
        <w:t xml:space="preserve"> detenido por el </w:t>
      </w:r>
      <w:r w:rsidR="004B609E">
        <w:t>asesinato</w:t>
      </w:r>
      <w:r>
        <w:t xml:space="preserve"> de Kevin Taylor. Tiene derecho a guardar </w:t>
      </w:r>
      <w:r w:rsidR="00E23FA5">
        <w:t>silencio</w:t>
      </w:r>
      <w:r>
        <w:t xml:space="preserve">, de hacerlo todo lo </w:t>
      </w:r>
      <w:r w:rsidR="003556BD">
        <w:t>que</w:t>
      </w:r>
      <w:r>
        <w:t xml:space="preserve"> diga podrá usarse en su contra en un juicio. También, tiene derecho a un abogado, sí no puede pagar se lo </w:t>
      </w:r>
      <w:r w:rsidR="003556BD">
        <w:t>asignara</w:t>
      </w:r>
      <w:r>
        <w:t>.</w:t>
      </w:r>
    </w:p>
    <w:p w14:paraId="05B186C6" w14:textId="6BD5104B" w:rsidR="00165010" w:rsidRDefault="00422D18">
      <w:pPr>
        <w:ind w:left="720"/>
        <w:rPr>
          <w:rPrChange w:id="490" w:author="Author" w:date="2024-06-26T12:40:00Z">
            <w:rPr>
              <w:sz w:val="28"/>
            </w:rPr>
          </w:rPrChange>
        </w:rPr>
      </w:pPr>
      <w:r>
        <w:t xml:space="preserve">― ¿De </w:t>
      </w:r>
      <w:r w:rsidR="00462522">
        <w:t>qué</w:t>
      </w:r>
      <w:r>
        <w:t xml:space="preserve"> está hablando?, yo no maté a Kevin Taylor, dijo con una sonrisa algo desdeñosa.</w:t>
      </w:r>
    </w:p>
    <w:p w14:paraId="068BFDC9" w14:textId="627AF422" w:rsidR="00165010" w:rsidRDefault="00422D18">
      <w:pPr>
        <w:ind w:left="720"/>
        <w:rPr>
          <w:rPrChange w:id="491" w:author="Author" w:date="2024-06-26T12:40:00Z">
            <w:rPr>
              <w:sz w:val="28"/>
            </w:rPr>
          </w:rPrChange>
        </w:rPr>
      </w:pPr>
      <w:r>
        <w:t xml:space="preserve">― Si tuvieses un hermano gemelo lo pondríamos en duda. La cámara dentro de la habitación de </w:t>
      </w:r>
      <w:r w:rsidR="004B609E">
        <w:t>Kevin</w:t>
      </w:r>
      <w:r>
        <w:t xml:space="preserve"> Taylor te delató. Vas a tener </w:t>
      </w:r>
      <w:r w:rsidR="003556BD">
        <w:t>que</w:t>
      </w:r>
      <w:r>
        <w:t xml:space="preserve"> explicar muchas cosas antes </w:t>
      </w:r>
      <w:r w:rsidR="00462522">
        <w:t>que</w:t>
      </w:r>
      <w:r>
        <w:t xml:space="preserve"> te pudras en la cárcel, le espetó Grace.</w:t>
      </w:r>
    </w:p>
    <w:p w14:paraId="4393CB6B" w14:textId="586E2CEA" w:rsidR="00165010" w:rsidRDefault="003060D5">
      <w:pPr>
        <w:ind w:left="720"/>
        <w:rPr>
          <w:rPrChange w:id="492" w:author="Author" w:date="2024-06-26T12:40:00Z">
            <w:rPr>
              <w:sz w:val="28"/>
            </w:rPr>
          </w:rPrChange>
        </w:rPr>
      </w:pPr>
      <w:r>
        <w:t>Steven</w:t>
      </w:r>
      <w:r w:rsidR="00000000">
        <w:t xml:space="preserve"> esbozó una </w:t>
      </w:r>
      <w:r w:rsidR="004B609E">
        <w:t>expresión</w:t>
      </w:r>
      <w:r w:rsidR="00000000">
        <w:t xml:space="preserve"> de desagrado extraña </w:t>
      </w:r>
      <w:r w:rsidR="00071913">
        <w:t xml:space="preserve">― </w:t>
      </w:r>
      <w:r w:rsidR="00000000">
        <w:t xml:space="preserve">Yo no tengo nada </w:t>
      </w:r>
      <w:r w:rsidR="00462522">
        <w:t>que</w:t>
      </w:r>
      <w:r w:rsidR="00000000">
        <w:t xml:space="preserve"> ver con la muerte de la joven, fue Kevin </w:t>
      </w:r>
      <w:r w:rsidR="00462522">
        <w:t>que</w:t>
      </w:r>
      <w:r w:rsidR="00000000">
        <w:t xml:space="preserve"> me metió en todo este lio para protegerlo.</w:t>
      </w:r>
    </w:p>
    <w:p w14:paraId="17EF9D54" w14:textId="6391C511" w:rsidR="00165010" w:rsidRDefault="00422D18">
      <w:pPr>
        <w:ind w:left="720"/>
        <w:rPr>
          <w:rPrChange w:id="493" w:author="Author" w:date="2024-06-26T12:40:00Z">
            <w:rPr>
              <w:sz w:val="28"/>
            </w:rPr>
          </w:rPrChange>
        </w:rPr>
      </w:pPr>
      <w:r>
        <w:t xml:space="preserve">― ¿Y </w:t>
      </w:r>
      <w:r w:rsidR="003556BD">
        <w:t>tú</w:t>
      </w:r>
      <w:r>
        <w:t xml:space="preserve"> por eso lo mataste? No te lo cree nadie ¿</w:t>
      </w:r>
      <w:r w:rsidR="003556BD">
        <w:t>Quién</w:t>
      </w:r>
      <w:r>
        <w:t xml:space="preserve"> te dio la orden?, le preguntó Linda con firmeza.</w:t>
      </w:r>
    </w:p>
    <w:p w14:paraId="5E736C64" w14:textId="65D932DB" w:rsidR="00165010" w:rsidRDefault="00000000">
      <w:pPr>
        <w:ind w:left="720"/>
        <w:rPr>
          <w:rPrChange w:id="494" w:author="Author" w:date="2024-06-26T12:40:00Z">
            <w:rPr>
              <w:sz w:val="28"/>
            </w:rPr>
          </w:rPrChange>
        </w:rPr>
      </w:pPr>
      <w:r>
        <w:t xml:space="preserve"> </w:t>
      </w:r>
      <w:r w:rsidR="003060D5">
        <w:t>Steven</w:t>
      </w:r>
      <w:r>
        <w:t xml:space="preserve"> tardó en contestar, cuando lo hizo, cambió su tono de voz. </w:t>
      </w:r>
      <w:r w:rsidR="00071913">
        <w:t xml:space="preserve">― </w:t>
      </w:r>
      <w:r>
        <w:t>Quiero un abogado. Me niego a declarar, se mis derechos y...</w:t>
      </w:r>
    </w:p>
    <w:p w14:paraId="0D12201B" w14:textId="415DD53C" w:rsidR="00165010" w:rsidRDefault="00000000">
      <w:pPr>
        <w:ind w:left="720"/>
        <w:rPr>
          <w:rPrChange w:id="495" w:author="Author" w:date="2024-06-26T12:40:00Z">
            <w:rPr>
              <w:sz w:val="28"/>
            </w:rPr>
          </w:rPrChange>
        </w:rPr>
      </w:pPr>
      <w:r>
        <w:t xml:space="preserve">James lo tomó del cuello apretándole la garganta </w:t>
      </w:r>
      <w:r w:rsidR="00071913">
        <w:t xml:space="preserve">― </w:t>
      </w:r>
      <w:r>
        <w:t xml:space="preserve">hablaras maldito </w:t>
      </w:r>
      <w:r w:rsidR="001348E8">
        <w:t>asesino</w:t>
      </w:r>
      <w:r>
        <w:t xml:space="preserve">, antes de la </w:t>
      </w:r>
      <w:r w:rsidR="003556BD">
        <w:t>asistencia</w:t>
      </w:r>
      <w:r>
        <w:t xml:space="preserve"> del abogado, le dijo fuera de sí.</w:t>
      </w:r>
    </w:p>
    <w:p w14:paraId="0B66753E" w14:textId="39BC81DB" w:rsidR="00165010" w:rsidRDefault="00000000">
      <w:pPr>
        <w:ind w:left="720"/>
        <w:rPr>
          <w:rPrChange w:id="496" w:author="Author" w:date="2024-06-26T12:40:00Z">
            <w:rPr>
              <w:sz w:val="28"/>
            </w:rPr>
          </w:rPrChange>
        </w:rPr>
      </w:pPr>
      <w:r>
        <w:t xml:space="preserve">Grace lo paró con la mano </w:t>
      </w:r>
      <w:r w:rsidR="00071913">
        <w:t xml:space="preserve">― </w:t>
      </w:r>
      <w:r>
        <w:t xml:space="preserve">No </w:t>
      </w:r>
      <w:r w:rsidR="003556BD">
        <w:t>compliquemos</w:t>
      </w:r>
      <w:r>
        <w:t xml:space="preserve"> más las cosas, James, se </w:t>
      </w:r>
      <w:r w:rsidR="003556BD">
        <w:t>cómo</w:t>
      </w:r>
      <w:r>
        <w:t xml:space="preserve"> te </w:t>
      </w:r>
      <w:r w:rsidR="00DB4864">
        <w:t>sientes</w:t>
      </w:r>
      <w:r>
        <w:t xml:space="preserve">. Todos </w:t>
      </w:r>
      <w:r w:rsidR="003556BD">
        <w:t>quisiéramos</w:t>
      </w:r>
      <w:r>
        <w:t xml:space="preserve"> ahorcarlo, pero hasta el más </w:t>
      </w:r>
      <w:r w:rsidR="001348E8">
        <w:t>asesino</w:t>
      </w:r>
      <w:r>
        <w:t xml:space="preserve"> tiene derecho a su defensa.  </w:t>
      </w:r>
    </w:p>
    <w:p w14:paraId="011442F6" w14:textId="140872BE" w:rsidR="00852C1B" w:rsidRDefault="00000000">
      <w:pPr>
        <w:ind w:left="720"/>
      </w:pPr>
      <w:r>
        <w:t xml:space="preserve">James </w:t>
      </w:r>
      <w:r w:rsidR="00F54961">
        <w:t>asintió</w:t>
      </w:r>
      <w:r>
        <w:t xml:space="preserve"> </w:t>
      </w:r>
      <w:r w:rsidR="004B609E">
        <w:t>sin</w:t>
      </w:r>
      <w:r>
        <w:t xml:space="preserve"> decir nada y lo arrojó al piso, con una bronca desmedida.</w:t>
      </w:r>
    </w:p>
    <w:p w14:paraId="24C644E1" w14:textId="01598095" w:rsidR="00852C1B" w:rsidRDefault="00852C1B">
      <w:pPr>
        <w:ind w:left="720"/>
      </w:pPr>
    </w:p>
    <w:p w14:paraId="5573E7BF" w14:textId="77777777" w:rsidR="00852C1B" w:rsidRDefault="00852C1B" w:rsidP="008A3B13">
      <w:pPr>
        <w:ind w:left="720"/>
        <w:jc w:val="center"/>
      </w:pPr>
      <w:r>
        <w:t>******</w:t>
      </w:r>
    </w:p>
    <w:p w14:paraId="5A8E6845" w14:textId="77777777" w:rsidR="00852C1B" w:rsidRDefault="00852C1B">
      <w:pPr>
        <w:ind w:left="720"/>
      </w:pPr>
    </w:p>
    <w:p w14:paraId="24430FC3" w14:textId="2CCF6E6E" w:rsidR="00954A22" w:rsidRDefault="00000000">
      <w:pPr>
        <w:ind w:left="720"/>
      </w:pPr>
      <w:r>
        <w:t xml:space="preserve">El comisario John </w:t>
      </w:r>
      <w:r w:rsidR="003556BD">
        <w:t>Butler</w:t>
      </w:r>
      <w:r>
        <w:t xml:space="preserve"> de la estación policial de Deal, dio la orden para </w:t>
      </w:r>
      <w:r w:rsidR="00462522">
        <w:t>que</w:t>
      </w:r>
      <w:r>
        <w:t xml:space="preserve"> el ciudadano Steven Nolan sea interrogado por el grupo comando Power en su dependencia, hasta </w:t>
      </w:r>
      <w:r w:rsidR="00462522">
        <w:t>que</w:t>
      </w:r>
      <w:r>
        <w:t xml:space="preserve"> se acredite su traslado a la ciudad Colchester por </w:t>
      </w:r>
      <w:r w:rsidR="003556BD">
        <w:t>órdenes</w:t>
      </w:r>
      <w:r>
        <w:t xml:space="preserve"> de las fiscalías de ambos condados. También se cinto a declarar al sepulturero </w:t>
      </w:r>
      <w:r w:rsidR="004B609E">
        <w:t>Herman</w:t>
      </w:r>
      <w:r>
        <w:t xml:space="preserve"> Duffy, del pueblo de Stanway, quien autorizó un entierro </w:t>
      </w:r>
      <w:r w:rsidR="004B609E">
        <w:t>sin</w:t>
      </w:r>
      <w:r>
        <w:t xml:space="preserve"> los papeles  correspondientes, el 20 de Abril, del año en curso.</w:t>
      </w:r>
      <w:r w:rsidR="00954A22">
        <w:br w:type="page"/>
      </w:r>
      <w:r>
        <w:lastRenderedPageBreak/>
        <w:t xml:space="preserve">James y sus compañeros intentaron y en parte lo </w:t>
      </w:r>
      <w:r w:rsidR="003556BD">
        <w:t>consiguieron</w:t>
      </w:r>
      <w:r>
        <w:t xml:space="preserve">, </w:t>
      </w:r>
      <w:r w:rsidR="003556BD">
        <w:t>tomarle</w:t>
      </w:r>
      <w:r>
        <w:t xml:space="preserve"> declaración a Steven Nolan, </w:t>
      </w:r>
      <w:r w:rsidR="004B609E">
        <w:t>sin</w:t>
      </w:r>
      <w:r>
        <w:t xml:space="preserve"> la presencia del abogado, ya pedido por el acusado.</w:t>
      </w:r>
    </w:p>
    <w:p w14:paraId="0A7BD381" w14:textId="66728314" w:rsidR="00165010" w:rsidRDefault="00422D18">
      <w:pPr>
        <w:ind w:left="720"/>
        <w:rPr>
          <w:rPrChange w:id="497" w:author="Author" w:date="2024-06-26T12:40:00Z">
            <w:rPr>
              <w:sz w:val="28"/>
            </w:rPr>
          </w:rPrChange>
        </w:rPr>
      </w:pPr>
      <w:r>
        <w:t xml:space="preserve">― No contestaré preguntas, </w:t>
      </w:r>
      <w:r w:rsidR="004B609E">
        <w:t>sin</w:t>
      </w:r>
      <w:r>
        <w:t xml:space="preserve"> mi abogado presente, le advirtió </w:t>
      </w:r>
      <w:r w:rsidR="003060D5">
        <w:t>Steven</w:t>
      </w:r>
      <w:r>
        <w:t>.</w:t>
      </w:r>
    </w:p>
    <w:p w14:paraId="4B6DBA5A" w14:textId="6DBD947B" w:rsidR="00165010" w:rsidRDefault="00000000">
      <w:pPr>
        <w:ind w:left="720"/>
        <w:rPr>
          <w:rPrChange w:id="498" w:author="Author" w:date="2024-06-26T12:40:00Z">
            <w:rPr>
              <w:sz w:val="28"/>
            </w:rPr>
          </w:rPrChange>
        </w:rPr>
      </w:pPr>
      <w:r>
        <w:t xml:space="preserve">James lo tomó del cuello de la camisa, y le espetó </w:t>
      </w:r>
      <w:r w:rsidR="00071913">
        <w:t xml:space="preserve">― </w:t>
      </w:r>
      <w:r w:rsidR="003556BD">
        <w:t>Asesinaste</w:t>
      </w:r>
      <w:r>
        <w:t xml:space="preserve"> a </w:t>
      </w:r>
      <w:r w:rsidR="004B609E">
        <w:t>Kevin</w:t>
      </w:r>
      <w:r>
        <w:t xml:space="preserve"> Taylor, las cámaras te condenan, te conviene hablar sobre el </w:t>
      </w:r>
      <w:r w:rsidR="004B609E">
        <w:t>asesinato</w:t>
      </w:r>
      <w:r>
        <w:t xml:space="preserve"> de </w:t>
      </w:r>
      <w:r w:rsidR="003C63D1">
        <w:t>Janica</w:t>
      </w:r>
      <w:r>
        <w:t xml:space="preserve"> </w:t>
      </w:r>
      <w:r w:rsidR="003C63D1">
        <w:t>Novak</w:t>
      </w:r>
      <w:r>
        <w:t>, le dijo soltándolo bruscamente.</w:t>
      </w:r>
    </w:p>
    <w:p w14:paraId="4B92FB44" w14:textId="33319868" w:rsidR="00165010" w:rsidRDefault="00422D18">
      <w:pPr>
        <w:ind w:left="720"/>
        <w:rPr>
          <w:rPrChange w:id="499" w:author="Author" w:date="2024-06-26T12:40:00Z">
            <w:rPr>
              <w:sz w:val="28"/>
            </w:rPr>
          </w:rPrChange>
        </w:rPr>
      </w:pPr>
      <w:r>
        <w:t xml:space="preserve">― Ya lo confesé, nunca conocí a esa mujer, jamás me crucé con ella. Deal </w:t>
      </w:r>
      <w:r w:rsidR="003556BD">
        <w:t>está</w:t>
      </w:r>
      <w:r>
        <w:t xml:space="preserve"> a muchas millas de Colchester donde ella vivía, y años </w:t>
      </w:r>
      <w:r w:rsidR="00462522">
        <w:t>que</w:t>
      </w:r>
      <w:r>
        <w:t xml:space="preserve"> no </w:t>
      </w:r>
      <w:r w:rsidR="003556BD">
        <w:t>visitó</w:t>
      </w:r>
      <w:r>
        <w:t xml:space="preserve">, dijo </w:t>
      </w:r>
      <w:r w:rsidR="003060D5">
        <w:t>Steven</w:t>
      </w:r>
      <w:r>
        <w:t xml:space="preserve"> levantando la cabeza.</w:t>
      </w:r>
    </w:p>
    <w:p w14:paraId="60BE411C" w14:textId="115BD6D5" w:rsidR="00165010" w:rsidRDefault="00422D18">
      <w:pPr>
        <w:ind w:left="720"/>
      </w:pPr>
      <w:r>
        <w:t xml:space="preserve">― Supongamos </w:t>
      </w:r>
      <w:r w:rsidR="00462522">
        <w:t>que</w:t>
      </w:r>
      <w:r>
        <w:t xml:space="preserve"> te creemos, igual no nos cierra </w:t>
      </w:r>
      <w:r w:rsidR="00462522">
        <w:t>que</w:t>
      </w:r>
      <w:r>
        <w:t xml:space="preserve"> no haya habido otro motivo para </w:t>
      </w:r>
      <w:r w:rsidR="003556BD">
        <w:t>asesinar</w:t>
      </w:r>
      <w:r>
        <w:t xml:space="preserve"> a tu amigo, le indagó Grace.</w:t>
      </w:r>
    </w:p>
    <w:p w14:paraId="7DD4AE1A" w14:textId="39A2E575" w:rsidR="00165010" w:rsidRDefault="003060D5">
      <w:pPr>
        <w:ind w:left="720"/>
        <w:rPr>
          <w:rPrChange w:id="500" w:author="Author" w:date="2024-06-26T12:40:00Z">
            <w:rPr>
              <w:sz w:val="28"/>
            </w:rPr>
          </w:rPrChange>
        </w:rPr>
      </w:pPr>
      <w:r>
        <w:t>Steven</w:t>
      </w:r>
      <w:r w:rsidR="00000000">
        <w:t xml:space="preserve">, negó con la cabeza se cruzó de brazos y se </w:t>
      </w:r>
      <w:r w:rsidR="00F54961">
        <w:t>quedó</w:t>
      </w:r>
      <w:r w:rsidR="00000000">
        <w:t xml:space="preserve"> en </w:t>
      </w:r>
      <w:r w:rsidR="00E23FA5">
        <w:t>silencio</w:t>
      </w:r>
      <w:r w:rsidR="00000000">
        <w:t>.</w:t>
      </w:r>
    </w:p>
    <w:p w14:paraId="632820F7" w14:textId="77777777" w:rsidR="00165010" w:rsidRDefault="00000000">
      <w:pPr>
        <w:ind w:left="720"/>
        <w:rPr>
          <w:rPrChange w:id="501" w:author="Author" w:date="2024-06-26T12:40:00Z">
            <w:rPr>
              <w:sz w:val="28"/>
            </w:rPr>
          </w:rPrChange>
        </w:rPr>
      </w:pPr>
      <w:r>
        <w:t>Un ayudante golpeo la puerta y entró al interrogatorio dirigiéndose a James.</w:t>
      </w:r>
    </w:p>
    <w:p w14:paraId="158597F2" w14:textId="77777777" w:rsidR="00165010" w:rsidRDefault="00422D18">
      <w:pPr>
        <w:ind w:left="720"/>
        <w:rPr>
          <w:rPrChange w:id="502" w:author="Author" w:date="2024-06-26T12:40:00Z">
            <w:rPr>
              <w:sz w:val="28"/>
            </w:rPr>
          </w:rPrChange>
        </w:rPr>
      </w:pPr>
      <w:r>
        <w:t>― Llegó el abogado defensor del detenido Steven Nolan, inspector.</w:t>
      </w:r>
    </w:p>
    <w:p w14:paraId="5A0E8F93" w14:textId="141FCFAE" w:rsidR="00283026" w:rsidRDefault="00000000">
      <w:pPr>
        <w:ind w:left="720"/>
      </w:pPr>
      <w:r>
        <w:t xml:space="preserve">James </w:t>
      </w:r>
      <w:r w:rsidR="00F54961">
        <w:t>asintió</w:t>
      </w:r>
      <w:r>
        <w:t xml:space="preserve"> con gesto serio</w:t>
      </w:r>
      <w:r w:rsidR="00071913">
        <w:t xml:space="preserve">― </w:t>
      </w:r>
      <w:r>
        <w:t xml:space="preserve">Llévese al detenido, sargento, le dijo mirando con </w:t>
      </w:r>
      <w:r w:rsidR="003556BD">
        <w:t>resignación</w:t>
      </w:r>
      <w:r>
        <w:t xml:space="preserve"> a sus compañeros.</w:t>
      </w:r>
      <w:r w:rsidR="00283026">
        <w:br w:type="page"/>
      </w:r>
      <w:r>
        <w:lastRenderedPageBreak/>
        <w:t xml:space="preserve"> El abogado defensor, Thom</w:t>
      </w:r>
      <w:r w:rsidR="003556BD">
        <w:t>a</w:t>
      </w:r>
      <w:r>
        <w:t xml:space="preserve">s </w:t>
      </w:r>
      <w:r w:rsidR="00194DD9">
        <w:t>Herbert</w:t>
      </w:r>
      <w:r>
        <w:t xml:space="preserve">, de piel oscura, de unos cincuenta años, delgado, de mediana estatura y frente ancha, </w:t>
      </w:r>
      <w:r w:rsidR="00462522">
        <w:t>que</w:t>
      </w:r>
      <w:r>
        <w:t xml:space="preserve"> </w:t>
      </w:r>
      <w:r w:rsidR="00E23FA5">
        <w:t>vestía</w:t>
      </w:r>
      <w:r>
        <w:t xml:space="preserve"> un traje ligero color blanco y </w:t>
      </w:r>
      <w:r w:rsidR="00462522">
        <w:t>que</w:t>
      </w:r>
      <w:r>
        <w:t xml:space="preserve">, después de presentarse tras las rejas, le advirtió a </w:t>
      </w:r>
      <w:r w:rsidR="003060D5">
        <w:t>Steven</w:t>
      </w:r>
      <w:r>
        <w:t>, con tono serio.</w:t>
      </w:r>
    </w:p>
    <w:p w14:paraId="54ACEF7D" w14:textId="724E338A" w:rsidR="00165010" w:rsidRDefault="00000000">
      <w:pPr>
        <w:ind w:left="720"/>
        <w:rPr>
          <w:rPrChange w:id="503" w:author="Author" w:date="2024-06-26T12:40:00Z">
            <w:rPr>
              <w:sz w:val="28"/>
            </w:rPr>
          </w:rPrChange>
        </w:rPr>
      </w:pPr>
      <w:r>
        <w:t xml:space="preserve"> ― Estoy obligado a guardar secreto </w:t>
      </w:r>
      <w:r w:rsidR="004B609E">
        <w:t>profesional</w:t>
      </w:r>
      <w:r>
        <w:t xml:space="preserve">, pero </w:t>
      </w:r>
      <w:r w:rsidR="00194DD9">
        <w:t>necesito</w:t>
      </w:r>
      <w:r>
        <w:t xml:space="preserve"> la verdad para ayudarlo, de lo contrario dejaré el caso. La fiscalía tiene buena evidencia a sí </w:t>
      </w:r>
      <w:r w:rsidR="00462522">
        <w:t>que</w:t>
      </w:r>
      <w:r>
        <w:t xml:space="preserve"> </w:t>
      </w:r>
      <w:r w:rsidR="00194DD9">
        <w:t>necesito</w:t>
      </w:r>
      <w:r>
        <w:t xml:space="preserve"> saber su </w:t>
      </w:r>
      <w:r w:rsidR="00194DD9">
        <w:t>versión</w:t>
      </w:r>
      <w:r>
        <w:t>.</w:t>
      </w:r>
    </w:p>
    <w:p w14:paraId="096C8433" w14:textId="2BACEFB6" w:rsidR="00165010" w:rsidRDefault="00422D18">
      <w:pPr>
        <w:ind w:left="720"/>
      </w:pPr>
      <w:r>
        <w:t xml:space="preserve">― La verdad ya la sabe abogado. Yo maté a Kevin Taylor, le contestó </w:t>
      </w:r>
      <w:r w:rsidR="003060D5">
        <w:t>Steven</w:t>
      </w:r>
      <w:r>
        <w:t xml:space="preserve"> con un tono ausente.</w:t>
      </w:r>
    </w:p>
    <w:p w14:paraId="231860AF" w14:textId="3BEE4BDE" w:rsidR="00165010" w:rsidRDefault="00422D18">
      <w:pPr>
        <w:ind w:left="720"/>
      </w:pPr>
      <w:r>
        <w:t xml:space="preserve">― No se mata por matar salvo </w:t>
      </w:r>
      <w:r w:rsidR="00462522">
        <w:t>que</w:t>
      </w:r>
      <w:r>
        <w:t xml:space="preserve"> sea un desequilibrado. Quiero saber </w:t>
      </w:r>
      <w:r w:rsidR="00462522">
        <w:t>por qué</w:t>
      </w:r>
      <w:r>
        <w:t xml:space="preserve"> para poder defenderlo, le respondió, el abogado </w:t>
      </w:r>
      <w:r w:rsidR="00194DD9">
        <w:t>Gilbert</w:t>
      </w:r>
      <w:r>
        <w:t>, con tono serio.</w:t>
      </w:r>
    </w:p>
    <w:p w14:paraId="7941F057" w14:textId="349C7E0F" w:rsidR="00165010" w:rsidRDefault="003060D5">
      <w:pPr>
        <w:ind w:left="720"/>
        <w:rPr>
          <w:rPrChange w:id="504" w:author="Author" w:date="2024-06-26T12:40:00Z">
            <w:rPr>
              <w:sz w:val="28"/>
            </w:rPr>
          </w:rPrChange>
        </w:rPr>
      </w:pPr>
      <w:r>
        <w:t>Steven</w:t>
      </w:r>
      <w:r w:rsidR="00000000">
        <w:t xml:space="preserve"> hizo un largo </w:t>
      </w:r>
      <w:r w:rsidR="00E23FA5">
        <w:t>silencio</w:t>
      </w:r>
      <w:r w:rsidR="00000000">
        <w:t>, mordiéndose el labio inferior y, de repente, se decidió hablar.</w:t>
      </w:r>
    </w:p>
    <w:p w14:paraId="71AE207B" w14:textId="0757A03B" w:rsidR="00165010" w:rsidRDefault="00422D18">
      <w:pPr>
        <w:ind w:left="720"/>
      </w:pPr>
      <w:r>
        <w:t xml:space="preserve">― Kevin Taylor era un violento, y también un drogadicto </w:t>
      </w:r>
      <w:r w:rsidR="00462522">
        <w:t>que</w:t>
      </w:r>
      <w:r>
        <w:t xml:space="preserve"> mezclaba fentanilo, con un potente opioide agonista </w:t>
      </w:r>
      <w:r w:rsidR="00194DD9">
        <w:t>sintético</w:t>
      </w:r>
      <w:r>
        <w:t xml:space="preserve">, </w:t>
      </w:r>
      <w:r w:rsidR="00462522">
        <w:t>que</w:t>
      </w:r>
      <w:r>
        <w:t xml:space="preserve"> se usa como </w:t>
      </w:r>
      <w:r w:rsidR="00194DD9">
        <w:t>analgésico</w:t>
      </w:r>
      <w:r>
        <w:t>.</w:t>
      </w:r>
    </w:p>
    <w:p w14:paraId="4020F7A9" w14:textId="79A21BDB" w:rsidR="00165010" w:rsidRDefault="00422D18">
      <w:pPr>
        <w:ind w:left="720"/>
      </w:pPr>
      <w:r>
        <w:t xml:space="preserve">― ¿Como </w:t>
      </w:r>
      <w:r w:rsidR="00194DD9">
        <w:t>sabía</w:t>
      </w:r>
      <w:r>
        <w:t xml:space="preserve"> usted de esas sustancias </w:t>
      </w:r>
      <w:r w:rsidR="00462522">
        <w:t>que</w:t>
      </w:r>
      <w:r>
        <w:t xml:space="preserve"> consumía Taylor? , le indagó el abogado.</w:t>
      </w:r>
    </w:p>
    <w:p w14:paraId="4BC9D44D" w14:textId="1ABD8E02" w:rsidR="00165010" w:rsidRDefault="00422D18">
      <w:pPr>
        <w:ind w:left="720"/>
        <w:rPr>
          <w:rPrChange w:id="505" w:author="Author" w:date="2024-06-26T12:40:00Z">
            <w:rPr>
              <w:sz w:val="28"/>
            </w:rPr>
          </w:rPrChange>
        </w:rPr>
      </w:pPr>
      <w:r>
        <w:t xml:space="preserve">― Lo </w:t>
      </w:r>
      <w:r w:rsidR="00194DD9">
        <w:t>sé</w:t>
      </w:r>
      <w:r>
        <w:t>, por</w:t>
      </w:r>
      <w:r w:rsidR="00462522">
        <w:t>que</w:t>
      </w:r>
      <w:r>
        <w:t xml:space="preserve"> estudie bioquímica.</w:t>
      </w:r>
    </w:p>
    <w:p w14:paraId="18E279DF" w14:textId="010D9CB2" w:rsidR="00165010" w:rsidRDefault="00194DD9">
      <w:pPr>
        <w:ind w:left="720"/>
      </w:pPr>
      <w:r>
        <w:t xml:space="preserve">Herbert sólo </w:t>
      </w:r>
      <w:r w:rsidR="00F54961">
        <w:t>asintió</w:t>
      </w:r>
      <w:r>
        <w:t xml:space="preserve"> con aire pensativo, después le ordenó </w:t>
      </w:r>
      <w:r w:rsidR="00071913">
        <w:t xml:space="preserve">― </w:t>
      </w:r>
      <w:r>
        <w:t>Prosiga.</w:t>
      </w:r>
    </w:p>
    <w:p w14:paraId="436A2911" w14:textId="278A5426" w:rsidR="00165010" w:rsidRDefault="00422D18">
      <w:pPr>
        <w:ind w:left="720"/>
      </w:pPr>
      <w:r>
        <w:t xml:space="preserve">― Kevin Taylor, sólo venía a Deal a refugiarse y a traerme </w:t>
      </w:r>
      <w:r w:rsidR="00E23FA5">
        <w:t>problemas</w:t>
      </w:r>
      <w:r>
        <w:t xml:space="preserve">. Estaba involucrado indirectamente en la muerte de </w:t>
      </w:r>
      <w:r w:rsidR="003C63D1">
        <w:t>Janica</w:t>
      </w:r>
      <w:r>
        <w:t xml:space="preserve"> </w:t>
      </w:r>
      <w:r w:rsidR="003C63D1">
        <w:t>Novak</w:t>
      </w:r>
      <w:r>
        <w:t xml:space="preserve">, pero, según </w:t>
      </w:r>
      <w:r w:rsidR="00194DD9">
        <w:t>él</w:t>
      </w:r>
      <w:r>
        <w:t xml:space="preserve"> no había participado en el crimen ― hizo una pausa </w:t>
      </w:r>
      <w:r w:rsidR="00071913">
        <w:t xml:space="preserve">― </w:t>
      </w:r>
      <w:r>
        <w:t xml:space="preserve">Se </w:t>
      </w:r>
      <w:r w:rsidR="00F54961">
        <w:t>sentía</w:t>
      </w:r>
      <w:r>
        <w:t xml:space="preserve"> con culpas </w:t>
      </w:r>
      <w:r w:rsidR="00462522">
        <w:t>que</w:t>
      </w:r>
      <w:r>
        <w:t xml:space="preserve"> la había entregado, dejándola sola cuando vino de Londres a Colchester en busca de una documentación.</w:t>
      </w:r>
    </w:p>
    <w:p w14:paraId="5AB64ED6" w14:textId="7255C616" w:rsidR="00165010" w:rsidRDefault="00422D18">
      <w:pPr>
        <w:ind w:left="720"/>
      </w:pPr>
      <w:r>
        <w:t xml:space="preserve">― ¿A </w:t>
      </w:r>
      <w:r w:rsidR="00194DD9">
        <w:t>quién</w:t>
      </w:r>
      <w:r>
        <w:t xml:space="preserve">? La había entregado, Taylor, le preguntó el abogado, con </w:t>
      </w:r>
      <w:r w:rsidR="00194DD9">
        <w:t>signos</w:t>
      </w:r>
      <w:r>
        <w:t xml:space="preserve"> de interrogación.</w:t>
      </w:r>
    </w:p>
    <w:p w14:paraId="1EFB4388" w14:textId="3D5ACEEE" w:rsidR="00165010" w:rsidRDefault="00422D18">
      <w:pPr>
        <w:ind w:left="720"/>
        <w:rPr>
          <w:rPrChange w:id="506" w:author="Author" w:date="2024-06-26T12:40:00Z">
            <w:rPr>
              <w:sz w:val="28"/>
            </w:rPr>
          </w:rPrChange>
        </w:rPr>
      </w:pPr>
      <w:r>
        <w:t xml:space="preserve">― A una organización criminal, </w:t>
      </w:r>
      <w:r w:rsidR="00462522">
        <w:t>que</w:t>
      </w:r>
      <w:r>
        <w:t xml:space="preserve"> la estaba buscando. </w:t>
      </w:r>
    </w:p>
    <w:p w14:paraId="285A7F71" w14:textId="69C180E1" w:rsidR="00165010" w:rsidRDefault="00422D18">
      <w:pPr>
        <w:ind w:left="720"/>
        <w:rPr>
          <w:rPrChange w:id="507" w:author="Author" w:date="2024-06-26T12:40:00Z">
            <w:rPr>
              <w:sz w:val="28"/>
            </w:rPr>
          </w:rPrChange>
        </w:rPr>
      </w:pPr>
      <w:r>
        <w:t>― ¿</w:t>
      </w:r>
      <w:r w:rsidR="00462522">
        <w:t>Por qué</w:t>
      </w:r>
      <w:r>
        <w:t xml:space="preserve"> y para </w:t>
      </w:r>
      <w:r w:rsidR="00093B94">
        <w:t>qué</w:t>
      </w:r>
      <w:r>
        <w:t>?, lo interrogó el abogado.</w:t>
      </w:r>
    </w:p>
    <w:p w14:paraId="32D7CD05" w14:textId="7F929641" w:rsidR="00165010" w:rsidRDefault="00422D18">
      <w:pPr>
        <w:ind w:left="720"/>
        <w:rPr>
          <w:rPrChange w:id="508" w:author="Author" w:date="2024-06-26T12:40:00Z">
            <w:rPr>
              <w:sz w:val="28"/>
            </w:rPr>
          </w:rPrChange>
        </w:rPr>
      </w:pPr>
      <w:r>
        <w:t xml:space="preserve">― No le </w:t>
      </w:r>
      <w:r w:rsidR="00194DD9">
        <w:t>insistí</w:t>
      </w:r>
      <w:r>
        <w:t xml:space="preserve"> en saberlo, solamente me daba temor </w:t>
      </w:r>
      <w:r w:rsidR="00462522">
        <w:t>que</w:t>
      </w:r>
      <w:r>
        <w:t xml:space="preserve"> indirectamente me mezclara con esa gente. Y en algún momento le pedí </w:t>
      </w:r>
      <w:r w:rsidR="00462522">
        <w:t>que</w:t>
      </w:r>
      <w:r>
        <w:t xml:space="preserve"> no viniera más a mi casa. Pero no sólo no lo hizo, sí no me amenazó de muerte sí no lo ayudaba.</w:t>
      </w:r>
    </w:p>
    <w:p w14:paraId="1BE110C9" w14:textId="768C74FE" w:rsidR="00165010" w:rsidRDefault="00422D18">
      <w:pPr>
        <w:ind w:left="720"/>
        <w:rPr>
          <w:rPrChange w:id="509" w:author="Author" w:date="2024-06-26T12:40:00Z">
            <w:rPr>
              <w:sz w:val="28"/>
            </w:rPr>
          </w:rPrChange>
        </w:rPr>
      </w:pPr>
      <w:r>
        <w:t xml:space="preserve">― ¿Conoció alguna persona de la organización criminal?, le indagó </w:t>
      </w:r>
      <w:r w:rsidR="00194DD9">
        <w:t>Herbert</w:t>
      </w:r>
      <w:r>
        <w:t>.</w:t>
      </w:r>
    </w:p>
    <w:p w14:paraId="244DABF0" w14:textId="77777777" w:rsidR="00165010" w:rsidRDefault="00422D18">
      <w:pPr>
        <w:ind w:left="720"/>
        <w:rPr>
          <w:rPrChange w:id="510" w:author="Author" w:date="2024-06-26T12:40:00Z">
            <w:rPr>
              <w:sz w:val="28"/>
            </w:rPr>
          </w:rPrChange>
        </w:rPr>
      </w:pPr>
      <w:r>
        <w:t>― No directamente.</w:t>
      </w:r>
    </w:p>
    <w:p w14:paraId="52C9E383" w14:textId="1EBD1966" w:rsidR="00165010" w:rsidRDefault="00194DD9">
      <w:pPr>
        <w:ind w:left="720"/>
        <w:rPr>
          <w:rPrChange w:id="511" w:author="Author" w:date="2024-06-26T12:40:00Z">
            <w:rPr>
              <w:sz w:val="28"/>
            </w:rPr>
          </w:rPrChange>
        </w:rPr>
      </w:pPr>
      <w:r>
        <w:t xml:space="preserve">Herbert arrugó la frente, como no entendiendo lo </w:t>
      </w:r>
      <w:r w:rsidR="00462522">
        <w:t>que</w:t>
      </w:r>
      <w:r>
        <w:t xml:space="preserve"> </w:t>
      </w:r>
      <w:r w:rsidR="003060D5">
        <w:t>Steven</w:t>
      </w:r>
      <w:r>
        <w:t xml:space="preserve"> le confesará.</w:t>
      </w:r>
    </w:p>
    <w:p w14:paraId="262A03D0" w14:textId="77777777" w:rsidR="00165010" w:rsidRDefault="00422D18">
      <w:pPr>
        <w:ind w:left="720"/>
      </w:pPr>
      <w:r>
        <w:t>― Una noche en la madrugada golpearon la puerta de mi casa, entreabrí la puerta y un hombre fornido, de lentes oscuros, en un coche negro y con tono violento, me preguntó por Kevin Taylor.</w:t>
      </w:r>
    </w:p>
    <w:p w14:paraId="34E119A1" w14:textId="0720B1C5" w:rsidR="00165010" w:rsidRDefault="00422D18">
      <w:pPr>
        <w:ind w:left="720"/>
      </w:pPr>
      <w:r>
        <w:t xml:space="preserve">― Le dije </w:t>
      </w:r>
      <w:r w:rsidR="00462522">
        <w:t>que</w:t>
      </w:r>
      <w:r>
        <w:t xml:space="preserve"> hacía días </w:t>
      </w:r>
      <w:r w:rsidR="00462522">
        <w:t>que</w:t>
      </w:r>
      <w:r>
        <w:t xml:space="preserve"> no lo venía. Antes de contestar habló con otra persona </w:t>
      </w:r>
      <w:r w:rsidR="00462522">
        <w:t>que</w:t>
      </w:r>
      <w:r>
        <w:t xml:space="preserve"> estaba en el </w:t>
      </w:r>
      <w:r w:rsidR="00194DD9">
        <w:t>asiento</w:t>
      </w:r>
      <w:r>
        <w:t xml:space="preserve"> del acompañante y me gritó </w:t>
      </w:r>
      <w:r w:rsidR="00071913">
        <w:t xml:space="preserve">― </w:t>
      </w:r>
      <w:r>
        <w:t xml:space="preserve">Espero </w:t>
      </w:r>
      <w:r w:rsidR="00194DD9">
        <w:t>que</w:t>
      </w:r>
      <w:r>
        <w:t xml:space="preserve"> sea cierto lo </w:t>
      </w:r>
      <w:r w:rsidR="00462522">
        <w:t>que</w:t>
      </w:r>
      <w:r>
        <w:t xml:space="preserve"> nos </w:t>
      </w:r>
      <w:r w:rsidR="00194DD9">
        <w:t>informas</w:t>
      </w:r>
      <w:r>
        <w:t xml:space="preserve"> de lo contrario te vamos a hacer una </w:t>
      </w:r>
      <w:r w:rsidR="00E23FA5">
        <w:t>visita</w:t>
      </w:r>
      <w:r>
        <w:t xml:space="preserve">, y no va hacer precisamente esta, dijo, arrancando velozmente. Vivía atemorizado, cuando me enteré de </w:t>
      </w:r>
      <w:r w:rsidR="00462522">
        <w:t>que</w:t>
      </w:r>
      <w:r>
        <w:t xml:space="preserve"> Kevin Taylor estaba herido e indefenso en el hospital no dudé en ir a matarlo.</w:t>
      </w:r>
    </w:p>
    <w:p w14:paraId="3AA111E0" w14:textId="77777777" w:rsidR="00165010" w:rsidRDefault="00165010">
      <w:pPr>
        <w:ind w:left="720"/>
        <w:rPr>
          <w:sz w:val="28"/>
          <w:szCs w:val="28"/>
        </w:rPr>
      </w:pPr>
    </w:p>
    <w:p w14:paraId="503796CA" w14:textId="05F43F89" w:rsidR="00165010" w:rsidRDefault="00422D18">
      <w:pPr>
        <w:ind w:left="720"/>
        <w:rPr>
          <w:rPrChange w:id="512" w:author="Author" w:date="2024-06-26T12:40:00Z">
            <w:rPr>
              <w:sz w:val="28"/>
            </w:rPr>
          </w:rPrChange>
        </w:rPr>
      </w:pPr>
      <w:r>
        <w:t xml:space="preserve">― No lo pensaste antes. Sabias a lo </w:t>
      </w:r>
      <w:r w:rsidR="00462522">
        <w:t>que</w:t>
      </w:r>
      <w:r>
        <w:t xml:space="preserve"> te exponías antes la justicia ¿Verdad?, le indagó el abogado.</w:t>
      </w:r>
    </w:p>
    <w:p w14:paraId="7FA0AA1B" w14:textId="67EAC942" w:rsidR="00165010" w:rsidRDefault="00422D18">
      <w:pPr>
        <w:ind w:left="720"/>
      </w:pPr>
      <w:r>
        <w:t xml:space="preserve">― Es el temor </w:t>
      </w:r>
      <w:r w:rsidR="00462522">
        <w:t>que</w:t>
      </w:r>
      <w:r>
        <w:t xml:space="preserve"> no me dejó pensar en las consecuencias, estaba convencido </w:t>
      </w:r>
      <w:r w:rsidR="00194DD9">
        <w:t>que</w:t>
      </w:r>
      <w:r>
        <w:t xml:space="preserve"> en algún momento me iba a matar. </w:t>
      </w:r>
      <w:r w:rsidR="00194DD9">
        <w:t>Él</w:t>
      </w:r>
      <w:r>
        <w:t xml:space="preserve"> fue buen mi amigo, pero todo cambió cuando conoció a esa mujer.</w:t>
      </w:r>
    </w:p>
    <w:p w14:paraId="51AACF22" w14:textId="22E3A942" w:rsidR="00165010" w:rsidRDefault="00194DD9">
      <w:pPr>
        <w:ind w:left="720"/>
      </w:pPr>
      <w:r>
        <w:t xml:space="preserve">Herbert, hizo </w:t>
      </w:r>
      <w:r w:rsidR="00E23FA5">
        <w:t>silencio</w:t>
      </w:r>
      <w:r>
        <w:t>.</w:t>
      </w:r>
    </w:p>
    <w:p w14:paraId="20D938F9" w14:textId="746BCE0D" w:rsidR="00165010" w:rsidRDefault="00000000">
      <w:pPr>
        <w:ind w:left="720"/>
        <w:rPr>
          <w:rPrChange w:id="513" w:author="Author" w:date="2024-06-26T12:40:00Z">
            <w:rPr>
              <w:sz w:val="28"/>
            </w:rPr>
          </w:rPrChange>
        </w:rPr>
      </w:pPr>
      <w:r>
        <w:t xml:space="preserve"> </w:t>
      </w:r>
      <w:r w:rsidR="003060D5">
        <w:t>Steven</w:t>
      </w:r>
      <w:r>
        <w:t xml:space="preserve"> Exhaló </w:t>
      </w:r>
      <w:r w:rsidR="00071913">
        <w:t xml:space="preserve">― </w:t>
      </w:r>
      <w:r>
        <w:t xml:space="preserve">Esa es mi verdadera </w:t>
      </w:r>
      <w:r w:rsidR="00194DD9">
        <w:t>versión</w:t>
      </w:r>
      <w:r>
        <w:t>, abogado, le confesó, mirándolo a los ojos.</w:t>
      </w:r>
    </w:p>
    <w:p w14:paraId="486B7855" w14:textId="5F9D3924" w:rsidR="00165010" w:rsidRDefault="00422D18">
      <w:pPr>
        <w:ind w:left="720"/>
        <w:rPr>
          <w:rPrChange w:id="514" w:author="Author" w:date="2024-06-26T12:40:00Z">
            <w:rPr>
              <w:sz w:val="28"/>
            </w:rPr>
          </w:rPrChange>
        </w:rPr>
      </w:pPr>
      <w:r>
        <w:t xml:space="preserve">― ¿Como conociste a Kevin Taylor?, le indagó </w:t>
      </w:r>
      <w:r w:rsidR="00194DD9">
        <w:t>Herbert</w:t>
      </w:r>
      <w:r>
        <w:t>.</w:t>
      </w:r>
    </w:p>
    <w:p w14:paraId="5DF4207B" w14:textId="3CEDDBE7" w:rsidR="00165010" w:rsidRDefault="00422D18">
      <w:pPr>
        <w:ind w:left="720"/>
        <w:rPr>
          <w:rPrChange w:id="515" w:author="Author" w:date="2024-06-26T12:40:00Z">
            <w:rPr>
              <w:sz w:val="28"/>
            </w:rPr>
          </w:rPrChange>
        </w:rPr>
      </w:pPr>
      <w:r>
        <w:lastRenderedPageBreak/>
        <w:t xml:space="preserve">― En un recital, hace un par de años. Fuimos buenos amigos, hasta </w:t>
      </w:r>
      <w:r w:rsidR="00462522">
        <w:t>que</w:t>
      </w:r>
      <w:r>
        <w:t xml:space="preserve"> se metió en la droga.</w:t>
      </w:r>
    </w:p>
    <w:p w14:paraId="798EF316" w14:textId="0077CE6E" w:rsidR="00165010" w:rsidRDefault="00422D18">
      <w:pPr>
        <w:ind w:left="720"/>
        <w:rPr>
          <w:rPrChange w:id="516" w:author="Author" w:date="2024-06-26T12:40:00Z">
            <w:rPr>
              <w:sz w:val="28"/>
            </w:rPr>
          </w:rPrChange>
        </w:rPr>
      </w:pPr>
      <w:r>
        <w:t>― ¿Antes o después de conocer a la víctima se metió en la drogas?, le indagó el abogado.</w:t>
      </w:r>
    </w:p>
    <w:p w14:paraId="7C107C1D" w14:textId="58A40516" w:rsidR="00165010" w:rsidRDefault="00422D18">
      <w:pPr>
        <w:ind w:left="720"/>
        <w:rPr>
          <w:rPrChange w:id="517" w:author="Author" w:date="2024-06-26T12:40:00Z">
            <w:rPr>
              <w:sz w:val="28"/>
            </w:rPr>
          </w:rPrChange>
        </w:rPr>
      </w:pPr>
      <w:r>
        <w:t xml:space="preserve">― Ella todavía vivía cuando se empezó a drogar, le contestó </w:t>
      </w:r>
      <w:r w:rsidR="003060D5">
        <w:t>Steven</w:t>
      </w:r>
      <w:r>
        <w:t>.</w:t>
      </w:r>
    </w:p>
    <w:p w14:paraId="1F765EBF" w14:textId="3B0790F7" w:rsidR="00165010" w:rsidRDefault="00194DD9">
      <w:pPr>
        <w:ind w:left="720"/>
      </w:pPr>
      <w:r>
        <w:t xml:space="preserve">Herbert esbozó una </w:t>
      </w:r>
      <w:r w:rsidR="004B609E">
        <w:t>expresión</w:t>
      </w:r>
      <w:r>
        <w:t xml:space="preserve"> de desagrado </w:t>
      </w:r>
      <w:r w:rsidR="00071913">
        <w:t xml:space="preserve">― </w:t>
      </w:r>
      <w:r>
        <w:t xml:space="preserve">Seguro </w:t>
      </w:r>
      <w:r w:rsidR="00462522">
        <w:t>que</w:t>
      </w:r>
      <w:r>
        <w:t xml:space="preserve"> no hay nada más </w:t>
      </w:r>
      <w:r w:rsidR="00462522">
        <w:t>que</w:t>
      </w:r>
      <w:r>
        <w:t xml:space="preserve"> me quieras decir, sobre la relación de Kevin Taylor con esa organización.</w:t>
      </w:r>
    </w:p>
    <w:p w14:paraId="1B1D82C1" w14:textId="72E94E3B" w:rsidR="00165010" w:rsidRDefault="00422D18">
      <w:pPr>
        <w:ind w:left="720"/>
      </w:pPr>
      <w:r>
        <w:t xml:space="preserve">― No hay más </w:t>
      </w:r>
      <w:r w:rsidR="00462522">
        <w:t>que</w:t>
      </w:r>
      <w:r>
        <w:t xml:space="preserve"> eso, abogado. No conocí ni conozco las actividades mafiosas donde Kevin Taylor estaba involucrado. Fui una víctima de todo esto. Que tendré </w:t>
      </w:r>
      <w:r w:rsidR="00462522">
        <w:t>que</w:t>
      </w:r>
      <w:r>
        <w:t xml:space="preserve"> pagar con largos años en la cárcel mi estúpida reacción de </w:t>
      </w:r>
      <w:r w:rsidR="00194DD9">
        <w:t>asesinarlo</w:t>
      </w:r>
      <w:r>
        <w:t xml:space="preserve">, dijo </w:t>
      </w:r>
      <w:r w:rsidR="003060D5">
        <w:t>Steven</w:t>
      </w:r>
      <w:r>
        <w:t xml:space="preserve"> mirando la nada. </w:t>
      </w:r>
    </w:p>
    <w:p w14:paraId="562DF6E3" w14:textId="5C5CA1AF" w:rsidR="00165010" w:rsidRDefault="00000000">
      <w:pPr>
        <w:ind w:left="720"/>
        <w:rPr>
          <w:rPrChange w:id="518" w:author="Author" w:date="2024-06-26T12:40:00Z">
            <w:rPr>
              <w:sz w:val="28"/>
            </w:rPr>
          </w:rPrChange>
        </w:rPr>
      </w:pPr>
      <w:r>
        <w:t xml:space="preserve"> ― Seguramente, los jurados te mandaran a la cárcel por el </w:t>
      </w:r>
      <w:r w:rsidR="004B609E">
        <w:t>asesinato</w:t>
      </w:r>
      <w:r>
        <w:t xml:space="preserve"> de Kevin Taylor, pero pueden llegar a tunear los años </w:t>
      </w:r>
      <w:r w:rsidR="00462522">
        <w:t>que</w:t>
      </w:r>
      <w:r>
        <w:t xml:space="preserve"> te correspondan, pensando, quizás, en el sentido común de </w:t>
      </w:r>
      <w:r w:rsidR="00194DD9">
        <w:t>cómo</w:t>
      </w:r>
      <w:r>
        <w:t xml:space="preserve"> sucedieron los hechos, </w:t>
      </w:r>
      <w:r w:rsidR="00E23FA5">
        <w:t>siempre</w:t>
      </w:r>
      <w:r>
        <w:t xml:space="preserve"> y cuando se compruebe </w:t>
      </w:r>
      <w:r w:rsidR="00462522">
        <w:t>que</w:t>
      </w:r>
      <w:r>
        <w:t xml:space="preserve"> hayas dicho la verdad, por lo pronto pediré al juez de la causa un hábeas corpus para </w:t>
      </w:r>
      <w:r w:rsidR="00462522">
        <w:t>que</w:t>
      </w:r>
      <w:r>
        <w:t xml:space="preserve"> te liberen hasta el juicio.</w:t>
      </w:r>
    </w:p>
    <w:p w14:paraId="3C6534F6" w14:textId="5AD83906" w:rsidR="00165010" w:rsidRDefault="00000000">
      <w:pPr>
        <w:ind w:left="720"/>
      </w:pPr>
      <w:r>
        <w:t xml:space="preserve"> ¿Usted lo cree?, abogado, le preguntó </w:t>
      </w:r>
      <w:r w:rsidR="003060D5">
        <w:t>Steven</w:t>
      </w:r>
      <w:r>
        <w:t xml:space="preserve">, abriendo los ojos, con una </w:t>
      </w:r>
      <w:r w:rsidR="004B609E">
        <w:t>expresión</w:t>
      </w:r>
      <w:r>
        <w:t xml:space="preserve"> de deseo.</w:t>
      </w:r>
    </w:p>
    <w:p w14:paraId="26BA4FAA" w14:textId="1DEF0CAD" w:rsidR="00852C1B" w:rsidRDefault="00422D18">
      <w:pPr>
        <w:ind w:left="720"/>
      </w:pPr>
      <w:r>
        <w:t xml:space="preserve">― El juez </w:t>
      </w:r>
      <w:r w:rsidR="00194DD9">
        <w:t>está</w:t>
      </w:r>
      <w:r>
        <w:t xml:space="preserve"> obligado por ley a escuchar la </w:t>
      </w:r>
      <w:r w:rsidR="00194DD9">
        <w:t>versión</w:t>
      </w:r>
      <w:r>
        <w:t xml:space="preserve"> de los sucesos, después, lo decidirá el jurado, le contestó, retirándose del lugar, hasta la próxima entrevista.</w:t>
      </w:r>
      <w:r w:rsidR="00852C1B">
        <w:br w:type="page"/>
      </w:r>
      <w:r>
        <w:lastRenderedPageBreak/>
        <w:t xml:space="preserve">El abogado </w:t>
      </w:r>
      <w:r w:rsidR="00194DD9">
        <w:t>penalista, Thomas</w:t>
      </w:r>
      <w:r>
        <w:t xml:space="preserve"> </w:t>
      </w:r>
      <w:r w:rsidR="00194DD9">
        <w:t>Herbert</w:t>
      </w:r>
      <w:r>
        <w:t xml:space="preserve"> con el portafolio en la mano, estiró su largo cuello, acomodó la corbata negra en su camisa blanca y se colocó los lentes oscuros, convencido </w:t>
      </w:r>
      <w:r w:rsidR="00462522">
        <w:t>que</w:t>
      </w:r>
      <w:r>
        <w:t xml:space="preserve"> a su salida de la alcaldía lo estarían esperando un centenar de reporteros, flashes y cámaras de </w:t>
      </w:r>
      <w:r w:rsidR="00194DD9">
        <w:t>televisión</w:t>
      </w:r>
      <w:r>
        <w:t xml:space="preserve">, </w:t>
      </w:r>
      <w:r w:rsidR="00B15E96">
        <w:t>ansiosos</w:t>
      </w:r>
      <w:r>
        <w:t xml:space="preserve"> por una nota sobre lo relacionado con el crimen de Kevin Taylor, por ser el abogado defensor de Steven Nolan. Thomás </w:t>
      </w:r>
      <w:r w:rsidR="00194DD9">
        <w:t>Herbert</w:t>
      </w:r>
      <w:r>
        <w:t xml:space="preserve"> no era muy acreditado, jamás había enfrentado una cámara de </w:t>
      </w:r>
      <w:r w:rsidR="00194DD9">
        <w:t>televisión</w:t>
      </w:r>
      <w:r>
        <w:t xml:space="preserve">. Seguramente, este hecho resonante lo haría protagonista y ser en un futuro reconocido por los medios, cuando tomará alguna otra defensa, y hasta ya había </w:t>
      </w:r>
      <w:r w:rsidR="00194DD9">
        <w:t>pensado</w:t>
      </w:r>
      <w:r>
        <w:t xml:space="preserve"> </w:t>
      </w:r>
      <w:r w:rsidR="00462522">
        <w:t>que</w:t>
      </w:r>
      <w:r>
        <w:t xml:space="preserve"> decirle a la prensa cuando los enfrentara.</w:t>
      </w:r>
    </w:p>
    <w:p w14:paraId="06752ECD" w14:textId="07CB472A" w:rsidR="00165010" w:rsidRDefault="00000000">
      <w:pPr>
        <w:ind w:left="720"/>
      </w:pPr>
      <w:r>
        <w:t xml:space="preserve"> </w:t>
      </w:r>
      <w:r w:rsidR="00071913">
        <w:t xml:space="preserve">― </w:t>
      </w:r>
      <w:r>
        <w:t xml:space="preserve">No vaso mis </w:t>
      </w:r>
      <w:r w:rsidR="00E23FA5">
        <w:t>decisiones</w:t>
      </w:r>
      <w:r>
        <w:t xml:space="preserve"> en lo </w:t>
      </w:r>
      <w:r w:rsidR="00194DD9">
        <w:t>que</w:t>
      </w:r>
      <w:r>
        <w:t xml:space="preserve"> es popular ni en los titulares, se dijo alzando la voz, hablándole a la nada.</w:t>
      </w:r>
    </w:p>
    <w:p w14:paraId="306CC34F" w14:textId="31BD310B" w:rsidR="00852C1B" w:rsidRDefault="00000000">
      <w:pPr>
        <w:ind w:left="720"/>
      </w:pPr>
      <w:r>
        <w:t xml:space="preserve">Bastó </w:t>
      </w:r>
      <w:r w:rsidR="00462522">
        <w:t>que</w:t>
      </w:r>
      <w:r>
        <w:t xml:space="preserve"> saliera del edificio para </w:t>
      </w:r>
      <w:r w:rsidR="00194DD9">
        <w:t>desilusionarse</w:t>
      </w:r>
      <w:r>
        <w:t xml:space="preserve">. Nadie lo estaba esperando. La fiscalía no había dado luz a la prensa, sobre del </w:t>
      </w:r>
      <w:r w:rsidR="004B609E">
        <w:t>asesinato</w:t>
      </w:r>
      <w:r>
        <w:t xml:space="preserve"> de Kevin Taylor, hasta no tener todas las pruebas contra Steven Nolan. </w:t>
      </w:r>
      <w:r w:rsidR="00194DD9">
        <w:t>Herbert</w:t>
      </w:r>
      <w:r>
        <w:t xml:space="preserve"> insultó al aire y con una mueca extraña se alejó del lugar.</w:t>
      </w:r>
      <w:r w:rsidR="00852C1B">
        <w:br w:type="page"/>
      </w:r>
      <w:r>
        <w:lastRenderedPageBreak/>
        <w:t xml:space="preserve">Cuando </w:t>
      </w:r>
      <w:r w:rsidR="007D2EFA">
        <w:t>Arthur</w:t>
      </w:r>
      <w:r>
        <w:t xml:space="preserve"> observó </w:t>
      </w:r>
      <w:r w:rsidR="00462522">
        <w:t>que</w:t>
      </w:r>
      <w:r>
        <w:t xml:space="preserve"> el abogado de </w:t>
      </w:r>
      <w:r w:rsidR="003060D5">
        <w:t>Steven</w:t>
      </w:r>
      <w:r>
        <w:t xml:space="preserve"> se había retirado, de la estación policial, pensó, </w:t>
      </w:r>
      <w:r w:rsidR="00462522">
        <w:t>que</w:t>
      </w:r>
      <w:r>
        <w:t xml:space="preserve"> quizás, un nuevo interrogatorio a </w:t>
      </w:r>
      <w:r w:rsidR="003060D5">
        <w:t>Steven</w:t>
      </w:r>
      <w:r>
        <w:t xml:space="preserve"> </w:t>
      </w:r>
      <w:r w:rsidR="004B609E">
        <w:t>sin</w:t>
      </w:r>
      <w:r>
        <w:t xml:space="preserve"> la presencia del penalista se podría avanzar en la causa, se lo comunicó a James </w:t>
      </w:r>
      <w:r w:rsidR="00462522">
        <w:t>que</w:t>
      </w:r>
      <w:r>
        <w:t xml:space="preserve"> accedió de inmediato y llamó al sargento Miller para </w:t>
      </w:r>
      <w:r w:rsidR="00462522">
        <w:t>que</w:t>
      </w:r>
      <w:r>
        <w:t xml:space="preserve"> llevará al detenido a la sala donde iba ser indagado.</w:t>
      </w:r>
    </w:p>
    <w:p w14:paraId="2657EEE7" w14:textId="3AF433D8" w:rsidR="00165010" w:rsidRDefault="003060D5">
      <w:pPr>
        <w:ind w:left="720"/>
        <w:rPr>
          <w:rPrChange w:id="519" w:author="Author" w:date="2024-06-26T12:40:00Z">
            <w:rPr>
              <w:sz w:val="28"/>
            </w:rPr>
          </w:rPrChange>
        </w:rPr>
      </w:pPr>
      <w:r>
        <w:t>Steven</w:t>
      </w:r>
      <w:r w:rsidR="00000000">
        <w:t xml:space="preserve"> los miró con recelo cuando los enfrentó, se sentó en </w:t>
      </w:r>
      <w:r w:rsidR="004B609E">
        <w:t>silla</w:t>
      </w:r>
      <w:r w:rsidR="00000000">
        <w:t xml:space="preserve"> y agachó la cabeza.</w:t>
      </w:r>
    </w:p>
    <w:p w14:paraId="1674EDC3" w14:textId="764B3351" w:rsidR="00165010" w:rsidRDefault="00422D18">
      <w:pPr>
        <w:ind w:left="720"/>
        <w:rPr>
          <w:rPrChange w:id="520" w:author="Author" w:date="2024-06-26T12:40:00Z">
            <w:rPr>
              <w:sz w:val="28"/>
            </w:rPr>
          </w:rPrChange>
        </w:rPr>
      </w:pPr>
      <w:r>
        <w:t xml:space="preserve">― Hay cosas </w:t>
      </w:r>
      <w:r w:rsidR="00194DD9">
        <w:t>que</w:t>
      </w:r>
      <w:r>
        <w:t xml:space="preserve"> todavía no </w:t>
      </w:r>
      <w:r w:rsidR="00DB4864">
        <w:t>quedaron</w:t>
      </w:r>
      <w:r>
        <w:t xml:space="preserve"> muy claras en tu declaración, es tu oportunidad de hacerlo para </w:t>
      </w:r>
      <w:r w:rsidR="00462522">
        <w:t>que</w:t>
      </w:r>
      <w:r>
        <w:t xml:space="preserve"> no se compli</w:t>
      </w:r>
      <w:r w:rsidR="00462522">
        <w:t>que</w:t>
      </w:r>
      <w:r>
        <w:t xml:space="preserve"> más tu causa, le dijo James, abriendo una carpeta.</w:t>
      </w:r>
    </w:p>
    <w:p w14:paraId="1ED1FD27" w14:textId="210555FE" w:rsidR="00165010" w:rsidRDefault="00422D18">
      <w:pPr>
        <w:ind w:left="720"/>
        <w:rPr>
          <w:rPrChange w:id="521" w:author="Author" w:date="2024-06-26T12:40:00Z">
            <w:rPr>
              <w:sz w:val="28"/>
            </w:rPr>
          </w:rPrChange>
        </w:rPr>
      </w:pPr>
      <w:r>
        <w:t xml:space="preserve">― </w:t>
      </w:r>
      <w:r w:rsidR="003060D5">
        <w:t>Steven</w:t>
      </w:r>
      <w:r>
        <w:t xml:space="preserve"> negó con la cabeza y enfrentó a James ― Ya dije lo </w:t>
      </w:r>
      <w:r w:rsidR="00194DD9">
        <w:t>que</w:t>
      </w:r>
      <w:r>
        <w:t xml:space="preserve"> tenía </w:t>
      </w:r>
      <w:r w:rsidR="00462522">
        <w:t>que</w:t>
      </w:r>
      <w:r>
        <w:t xml:space="preserve"> decir, oficial, no hablaré más </w:t>
      </w:r>
      <w:r w:rsidR="004B609E">
        <w:t>sin</w:t>
      </w:r>
      <w:r>
        <w:t xml:space="preserve"> la presencia de mi abogado, no me pueden obligar a serlo, de lo contrario los denunciare por abuso de autoridad.</w:t>
      </w:r>
    </w:p>
    <w:p w14:paraId="78E97431" w14:textId="08127103" w:rsidR="00165010" w:rsidRDefault="00000000">
      <w:pPr>
        <w:ind w:left="720"/>
        <w:rPr>
          <w:rPrChange w:id="522" w:author="Author" w:date="2024-06-26T12:40:00Z">
            <w:rPr>
              <w:sz w:val="28"/>
            </w:rPr>
          </w:rPrChange>
        </w:rPr>
      </w:pPr>
      <w:r>
        <w:t xml:space="preserve">James lo miró un instante y le contestó </w:t>
      </w:r>
      <w:r w:rsidR="00071913">
        <w:t xml:space="preserve">― </w:t>
      </w:r>
      <w:r>
        <w:t xml:space="preserve">Tu </w:t>
      </w:r>
      <w:r w:rsidR="00194DD9">
        <w:t>asesinaste</w:t>
      </w:r>
      <w:r>
        <w:t xml:space="preserve"> a Kevin Taylor hay pruebas contundentes por los registros de las cámaras de seguridad y es la justicia </w:t>
      </w:r>
      <w:r w:rsidR="00462522">
        <w:t>que</w:t>
      </w:r>
      <w:r>
        <w:t xml:space="preserve"> te va a juzgar, pero, no es el tema </w:t>
      </w:r>
      <w:r w:rsidR="00462522">
        <w:t>que</w:t>
      </w:r>
      <w:r>
        <w:t xml:space="preserve"> </w:t>
      </w:r>
      <w:r w:rsidR="00194DD9">
        <w:t>queremos</w:t>
      </w:r>
      <w:r>
        <w:t xml:space="preserve"> hablar contigo ahora.</w:t>
      </w:r>
    </w:p>
    <w:p w14:paraId="2F1B7064" w14:textId="282F93EC" w:rsidR="00165010" w:rsidRDefault="00422D18">
      <w:pPr>
        <w:ind w:left="720"/>
        <w:rPr>
          <w:rPrChange w:id="523" w:author="Author" w:date="2024-06-26T12:40:00Z">
            <w:rPr>
              <w:sz w:val="28"/>
            </w:rPr>
          </w:rPrChange>
        </w:rPr>
      </w:pPr>
      <w:r>
        <w:t>― ¿</w:t>
      </w:r>
      <w:r w:rsidR="00194DD9">
        <w:t>Qué</w:t>
      </w:r>
      <w:r>
        <w:t xml:space="preserve"> clase de tema?, dijo arrugando la frente </w:t>
      </w:r>
      <w:r w:rsidR="00071913">
        <w:t xml:space="preserve">― </w:t>
      </w:r>
      <w:r>
        <w:t xml:space="preserve">ya dije lo </w:t>
      </w:r>
      <w:r w:rsidR="00194DD9">
        <w:t>que</w:t>
      </w:r>
      <w:r>
        <w:t xml:space="preserve"> tenía </w:t>
      </w:r>
      <w:r w:rsidR="00462522">
        <w:t>que</w:t>
      </w:r>
      <w:r>
        <w:t xml:space="preserve"> decir, respondió con sorna </w:t>
      </w:r>
      <w:r w:rsidR="003060D5">
        <w:t>Steven</w:t>
      </w:r>
      <w:r>
        <w:t>.</w:t>
      </w:r>
    </w:p>
    <w:p w14:paraId="4AB37815" w14:textId="5E209524" w:rsidR="00165010" w:rsidRDefault="00422D18">
      <w:pPr>
        <w:ind w:left="720"/>
        <w:rPr>
          <w:rPrChange w:id="524" w:author="Author" w:date="2024-06-26T12:40:00Z">
            <w:rPr>
              <w:sz w:val="28"/>
            </w:rPr>
          </w:rPrChange>
        </w:rPr>
      </w:pPr>
      <w:r>
        <w:t xml:space="preserve">― Que más </w:t>
      </w:r>
      <w:r w:rsidR="004B609E">
        <w:t>sabes</w:t>
      </w:r>
      <w:r>
        <w:t xml:space="preserve"> de la vida de </w:t>
      </w:r>
      <w:r w:rsidR="004B609E">
        <w:t>Kevin</w:t>
      </w:r>
      <w:r>
        <w:t xml:space="preserve"> Taylor </w:t>
      </w:r>
      <w:r w:rsidR="00462522">
        <w:t>que</w:t>
      </w:r>
      <w:r>
        <w:t xml:space="preserve"> quieras ocultar, le preguntó </w:t>
      </w:r>
      <w:r w:rsidR="007D2EFA">
        <w:t>Arthur</w:t>
      </w:r>
      <w:r>
        <w:t>.</w:t>
      </w:r>
    </w:p>
    <w:p w14:paraId="6212899B" w14:textId="05D9C482" w:rsidR="00165010" w:rsidRDefault="003060D5">
      <w:pPr>
        <w:ind w:left="720"/>
        <w:rPr>
          <w:rPrChange w:id="525" w:author="Author" w:date="2024-06-26T12:40:00Z">
            <w:rPr>
              <w:sz w:val="28"/>
            </w:rPr>
          </w:rPrChange>
        </w:rPr>
      </w:pPr>
      <w:r>
        <w:t>Steven</w:t>
      </w:r>
      <w:r w:rsidR="00000000">
        <w:t xml:space="preserve"> se tomó un par de segundos para responder </w:t>
      </w:r>
      <w:r w:rsidR="00071913">
        <w:t xml:space="preserve">― </w:t>
      </w:r>
      <w:r w:rsidR="00194DD9">
        <w:t>Él</w:t>
      </w:r>
      <w:r w:rsidR="00000000">
        <w:t xml:space="preserve"> me dijo </w:t>
      </w:r>
      <w:r w:rsidR="00462522">
        <w:t>que</w:t>
      </w:r>
      <w:r w:rsidR="00000000">
        <w:t xml:space="preserve"> no mató a </w:t>
      </w:r>
      <w:r w:rsidR="003C63D1">
        <w:t>Janica</w:t>
      </w:r>
      <w:r w:rsidR="00000000">
        <w:t xml:space="preserve"> </w:t>
      </w:r>
      <w:r w:rsidR="003C63D1">
        <w:t>Novak</w:t>
      </w:r>
      <w:r w:rsidR="00000000">
        <w:t>, la entregó, dejándola ir sola a Londres.  (</w:t>
      </w:r>
      <w:r>
        <w:t>Steven</w:t>
      </w:r>
      <w:r w:rsidR="00000000">
        <w:t xml:space="preserve"> le relató la misma </w:t>
      </w:r>
      <w:r w:rsidR="00194DD9">
        <w:t>versión</w:t>
      </w:r>
      <w:r w:rsidR="00000000">
        <w:t xml:space="preserve"> </w:t>
      </w:r>
      <w:r w:rsidR="00462522">
        <w:t>que</w:t>
      </w:r>
      <w:r w:rsidR="00000000">
        <w:t xml:space="preserve"> le confesó a su abogado sobre los dichos de </w:t>
      </w:r>
      <w:r w:rsidR="004B609E">
        <w:t>Kevin</w:t>
      </w:r>
      <w:r w:rsidR="00000000">
        <w:t xml:space="preserve"> Taylor</w:t>
      </w:r>
    </w:p>
    <w:p w14:paraId="7C35E030" w14:textId="46CE49B7" w:rsidR="00165010" w:rsidRDefault="00000000">
      <w:pPr>
        <w:ind w:left="720"/>
        <w:rPr>
          <w:rPrChange w:id="526" w:author="Author" w:date="2024-06-26T12:40:00Z">
            <w:rPr>
              <w:sz w:val="28"/>
            </w:rPr>
          </w:rPrChange>
        </w:rPr>
      </w:pPr>
      <w:r>
        <w:t xml:space="preserve">James y </w:t>
      </w:r>
      <w:r w:rsidR="007D2EFA">
        <w:t>Arthur</w:t>
      </w:r>
      <w:r>
        <w:t xml:space="preserve"> intercambiaron una mirada de sorpresa por la </w:t>
      </w:r>
      <w:r w:rsidR="00194DD9">
        <w:t>confesión</w:t>
      </w:r>
      <w:r>
        <w:t xml:space="preserve"> de </w:t>
      </w:r>
      <w:r w:rsidR="003060D5">
        <w:t>Steven</w:t>
      </w:r>
      <w:r>
        <w:t xml:space="preserve"> y lo dejaron continuar.</w:t>
      </w:r>
    </w:p>
    <w:p w14:paraId="39E68C52" w14:textId="5904B1E8" w:rsidR="00165010" w:rsidRDefault="00422D18">
      <w:pPr>
        <w:ind w:left="720"/>
        <w:rPr>
          <w:rPrChange w:id="527" w:author="Author" w:date="2024-06-26T12:40:00Z">
            <w:rPr>
              <w:sz w:val="28"/>
            </w:rPr>
          </w:rPrChange>
        </w:rPr>
      </w:pPr>
      <w:r>
        <w:t xml:space="preserve">―  </w:t>
      </w:r>
      <w:r w:rsidR="003C63D1">
        <w:t>Janica</w:t>
      </w:r>
      <w:r>
        <w:t xml:space="preserve"> </w:t>
      </w:r>
      <w:r w:rsidR="003C63D1">
        <w:t>Novak</w:t>
      </w:r>
      <w:r>
        <w:t xml:space="preserve"> no era precisamente la joven dulce de lo </w:t>
      </w:r>
      <w:r w:rsidR="00194DD9">
        <w:t>que</w:t>
      </w:r>
      <w:r>
        <w:t xml:space="preserve"> aparentaba ser, hablando de su pasado, me lo confesó Kevin, y no volvió a hablar del tema.</w:t>
      </w:r>
    </w:p>
    <w:p w14:paraId="5CA1FB6E" w14:textId="458C98B5" w:rsidR="00165010" w:rsidRDefault="00422D18">
      <w:pPr>
        <w:ind w:left="720"/>
        <w:rPr>
          <w:rPrChange w:id="528" w:author="Author" w:date="2024-06-26T12:40:00Z">
            <w:rPr>
              <w:sz w:val="28"/>
            </w:rPr>
          </w:rPrChange>
        </w:rPr>
      </w:pPr>
      <w:r>
        <w:t xml:space="preserve">― </w:t>
      </w:r>
      <w:r w:rsidR="00462522">
        <w:t xml:space="preserve">¿Por qué  </w:t>
      </w:r>
      <w:r>
        <w:t>no lo confesaste antes?</w:t>
      </w:r>
    </w:p>
    <w:p w14:paraId="4D379C67" w14:textId="5F475BD4" w:rsidR="00165010" w:rsidRDefault="003060D5">
      <w:pPr>
        <w:ind w:left="720"/>
        <w:rPr>
          <w:rPrChange w:id="529" w:author="Author" w:date="2024-06-26T12:40:00Z">
            <w:rPr>
              <w:sz w:val="28"/>
            </w:rPr>
          </w:rPrChange>
        </w:rPr>
      </w:pPr>
      <w:r>
        <w:t>Steven</w:t>
      </w:r>
      <w:r w:rsidR="00000000">
        <w:t xml:space="preserve"> movió los hombros </w:t>
      </w:r>
      <w:r w:rsidR="00071913">
        <w:t xml:space="preserve">― </w:t>
      </w:r>
      <w:r w:rsidR="00000000">
        <w:t xml:space="preserve">Era un problema de Kevin, a </w:t>
      </w:r>
      <w:r w:rsidR="00194DD9">
        <w:t>mí</w:t>
      </w:r>
      <w:r w:rsidR="00000000">
        <w:t xml:space="preserve"> no me cambiaba nada sí la mató o la entregó, yo no la conocía, solamente, </w:t>
      </w:r>
      <w:r w:rsidR="00194DD9">
        <w:t>quería</w:t>
      </w:r>
      <w:r w:rsidR="00000000">
        <w:t xml:space="preserve"> </w:t>
      </w:r>
      <w:r w:rsidR="00462522">
        <w:t>que</w:t>
      </w:r>
      <w:r w:rsidR="00000000">
        <w:t xml:space="preserve"> se alejara de </w:t>
      </w:r>
      <w:r w:rsidR="00194DD9">
        <w:t>mí</w:t>
      </w:r>
      <w:r w:rsidR="00000000">
        <w:t>, igualmente, ya tenía pensado dejar Deal e irme a vivir a Londres, donde tengo familiares, por</w:t>
      </w:r>
      <w:r w:rsidR="00462522">
        <w:t>que</w:t>
      </w:r>
      <w:r w:rsidR="00000000">
        <w:t xml:space="preserve"> vivía atemorizado, pensando, quizás, </w:t>
      </w:r>
      <w:r w:rsidR="00462522">
        <w:t>que</w:t>
      </w:r>
      <w:r w:rsidR="00000000">
        <w:t xml:space="preserve"> un día me mataría cuando </w:t>
      </w:r>
      <w:r w:rsidR="00194DD9">
        <w:t>venía</w:t>
      </w:r>
      <w:r w:rsidR="00000000">
        <w:t xml:space="preserve"> drogado, confesó </w:t>
      </w:r>
      <w:r>
        <w:t>Steven</w:t>
      </w:r>
      <w:r w:rsidR="00000000">
        <w:t xml:space="preserve">, con el </w:t>
      </w:r>
      <w:r w:rsidR="00194DD9">
        <w:t>último</w:t>
      </w:r>
      <w:r w:rsidR="00000000">
        <w:t xml:space="preserve"> suspiro.</w:t>
      </w:r>
    </w:p>
    <w:p w14:paraId="6977F568" w14:textId="4E4B56D7" w:rsidR="00165010" w:rsidRDefault="00000000">
      <w:pPr>
        <w:ind w:left="720"/>
        <w:rPr>
          <w:rPrChange w:id="530" w:author="Author" w:date="2024-06-26T12:40:00Z">
            <w:rPr>
              <w:sz w:val="28"/>
            </w:rPr>
          </w:rPrChange>
        </w:rPr>
      </w:pPr>
      <w:r>
        <w:t xml:space="preserve">Cuando se lo llevaron a su lugar de detención, James le dijo a </w:t>
      </w:r>
      <w:r w:rsidR="007D2EFA">
        <w:t>Arthur</w:t>
      </w:r>
      <w:r>
        <w:t xml:space="preserve">, </w:t>
      </w:r>
      <w:r w:rsidR="00462522">
        <w:t>que</w:t>
      </w:r>
      <w:r>
        <w:t xml:space="preserve"> la </w:t>
      </w:r>
      <w:r w:rsidR="00194DD9">
        <w:t>versión</w:t>
      </w:r>
      <w:r>
        <w:t xml:space="preserve"> </w:t>
      </w:r>
      <w:r w:rsidR="00462522">
        <w:t>que</w:t>
      </w:r>
      <w:r>
        <w:t xml:space="preserve"> estaba dando </w:t>
      </w:r>
      <w:r w:rsidR="003060D5">
        <w:t>Steven</w:t>
      </w:r>
      <w:r>
        <w:t xml:space="preserve">, no era lo suficiente clara, </w:t>
      </w:r>
      <w:r w:rsidR="00462522">
        <w:t>que</w:t>
      </w:r>
      <w:r>
        <w:t xml:space="preserve"> el seguramente sabía mucho más de los hechos, o no </w:t>
      </w:r>
      <w:r w:rsidR="00194DD9">
        <w:t>quería</w:t>
      </w:r>
      <w:r>
        <w:t xml:space="preserve"> involucrarse o </w:t>
      </w:r>
      <w:r w:rsidR="005C142E">
        <w:t>simplemente</w:t>
      </w:r>
      <w:r>
        <w:t xml:space="preserve"> estaba mintiendo.</w:t>
      </w:r>
    </w:p>
    <w:p w14:paraId="3A0E7664" w14:textId="6CA3C99E" w:rsidR="00165010" w:rsidRDefault="00000000">
      <w:pPr>
        <w:ind w:left="720"/>
        <w:rPr>
          <w:rPrChange w:id="531" w:author="Author" w:date="2024-06-26T12:40:00Z">
            <w:rPr>
              <w:sz w:val="28"/>
            </w:rPr>
          </w:rPrChange>
        </w:rPr>
      </w:pPr>
      <w:r>
        <w:t xml:space="preserve"> </w:t>
      </w:r>
      <w:r w:rsidR="007D2EFA">
        <w:t>Arthur</w:t>
      </w:r>
      <w:r>
        <w:t xml:space="preserve"> coincidió y le sugirió a James esperar otra oportunidad para volver a interrogarlo.</w:t>
      </w:r>
    </w:p>
    <w:p w14:paraId="3ABBA20C" w14:textId="50FEEAFA" w:rsidR="00852C1B" w:rsidRDefault="00000000">
      <w:pPr>
        <w:ind w:left="720"/>
      </w:pPr>
      <w:r>
        <w:t xml:space="preserve">James hizo un gesto de fastidió </w:t>
      </w:r>
      <w:r w:rsidR="00071913">
        <w:t xml:space="preserve">― </w:t>
      </w:r>
      <w:r>
        <w:t>No va haber otra oportunidad, mañana se lo llevan a la cárcel federal. Esto añade otra capa del misterio al caso, sentenció.</w:t>
      </w:r>
    </w:p>
    <w:p w14:paraId="5C5DDEDA" w14:textId="4B446A9E" w:rsidR="00852C1B" w:rsidRDefault="00852C1B">
      <w:pPr>
        <w:ind w:left="720"/>
      </w:pPr>
    </w:p>
    <w:p w14:paraId="3BC06682" w14:textId="77777777" w:rsidR="00852C1B" w:rsidRDefault="00852C1B" w:rsidP="008A3B13">
      <w:pPr>
        <w:ind w:left="720"/>
        <w:jc w:val="center"/>
      </w:pPr>
      <w:r>
        <w:t>******</w:t>
      </w:r>
    </w:p>
    <w:p w14:paraId="5F296BAE" w14:textId="77777777" w:rsidR="00852C1B" w:rsidRDefault="00852C1B">
      <w:pPr>
        <w:ind w:left="720"/>
      </w:pPr>
    </w:p>
    <w:p w14:paraId="5314E5F9" w14:textId="77777777" w:rsidR="00165010" w:rsidRDefault="00165010">
      <w:pPr>
        <w:ind w:left="720"/>
        <w:rPr>
          <w:sz w:val="28"/>
          <w:szCs w:val="28"/>
        </w:rPr>
      </w:pPr>
    </w:p>
    <w:p w14:paraId="183B3AEC" w14:textId="1FE55388" w:rsidR="00165010" w:rsidRDefault="004B609E">
      <w:pPr>
        <w:ind w:left="720"/>
        <w:rPr>
          <w:rPrChange w:id="532" w:author="Author" w:date="2024-06-26T12:40:00Z">
            <w:rPr>
              <w:sz w:val="28"/>
            </w:rPr>
          </w:rPrChange>
        </w:rPr>
      </w:pPr>
      <w:r>
        <w:t xml:space="preserve">Herman Duffy, de unos cuarenta y tantos años, pasado de peso, en una cara redonda lleno de pecas y una pronta calvicie rojiza, entró a la oficina de interrogatorios pidiendo permiso, con los ojos bien abiertos y con una expresión de miedo, donde lo esperaban James y sus compañeros. </w:t>
      </w:r>
    </w:p>
    <w:p w14:paraId="33502E86" w14:textId="685317F7" w:rsidR="00165010" w:rsidRDefault="00000000">
      <w:pPr>
        <w:ind w:left="720"/>
        <w:rPr>
          <w:rPrChange w:id="533" w:author="Author" w:date="2024-06-26T12:40:00Z">
            <w:rPr>
              <w:sz w:val="28"/>
            </w:rPr>
          </w:rPrChange>
        </w:rPr>
      </w:pPr>
      <w:r>
        <w:t xml:space="preserve">James le indicó </w:t>
      </w:r>
      <w:r w:rsidR="00462522">
        <w:t>que</w:t>
      </w:r>
      <w:r>
        <w:t xml:space="preserve"> se sentará frente a </w:t>
      </w:r>
      <w:r w:rsidR="00194DD9">
        <w:t>él</w:t>
      </w:r>
      <w:r>
        <w:t>.</w:t>
      </w:r>
    </w:p>
    <w:p w14:paraId="2615ACC3" w14:textId="302500F0" w:rsidR="00165010" w:rsidRDefault="00000000">
      <w:pPr>
        <w:ind w:left="720"/>
        <w:rPr>
          <w:rPrChange w:id="534" w:author="Author" w:date="2024-06-26T12:40:00Z">
            <w:rPr>
              <w:sz w:val="28"/>
            </w:rPr>
          </w:rPrChange>
        </w:rPr>
      </w:pPr>
      <w:r>
        <w:t xml:space="preserve">El sólo </w:t>
      </w:r>
      <w:r w:rsidR="00F54961">
        <w:t>asintió</w:t>
      </w:r>
      <w:r>
        <w:t>, con una sonrisa fingida.</w:t>
      </w:r>
    </w:p>
    <w:p w14:paraId="289185C4" w14:textId="521CF2F8" w:rsidR="00165010" w:rsidRDefault="00422D18">
      <w:pPr>
        <w:ind w:left="720"/>
        <w:rPr>
          <w:rPrChange w:id="535" w:author="Author" w:date="2024-06-26T12:40:00Z">
            <w:rPr>
              <w:sz w:val="28"/>
            </w:rPr>
          </w:rPrChange>
        </w:rPr>
      </w:pPr>
      <w:r>
        <w:t xml:space="preserve">― Señor Duffy, ¿Cuantos años hace </w:t>
      </w:r>
      <w:r w:rsidR="00462522">
        <w:t>que</w:t>
      </w:r>
      <w:r>
        <w:t xml:space="preserve"> trabaja en el cementerio de Stanway?, le preguntó James, cruzado de brazos.</w:t>
      </w:r>
    </w:p>
    <w:p w14:paraId="71C56A45" w14:textId="77777777" w:rsidR="00165010" w:rsidRDefault="00422D18">
      <w:pPr>
        <w:ind w:left="720"/>
        <w:rPr>
          <w:rPrChange w:id="536" w:author="Author" w:date="2024-06-26T12:40:00Z">
            <w:rPr>
              <w:sz w:val="28"/>
            </w:rPr>
          </w:rPrChange>
        </w:rPr>
      </w:pPr>
      <w:r>
        <w:lastRenderedPageBreak/>
        <w:t>― Diez años o algunos más, oficial, respondió dubitativo, cruzando los dedos.</w:t>
      </w:r>
    </w:p>
    <w:p w14:paraId="3D8AD081" w14:textId="513A10D7" w:rsidR="00165010" w:rsidRDefault="00422D18">
      <w:pPr>
        <w:ind w:left="720"/>
      </w:pPr>
      <w:r>
        <w:t xml:space="preserve">― ¿Y </w:t>
      </w:r>
      <w:r w:rsidR="00194DD9">
        <w:t>cuál</w:t>
      </w:r>
      <w:r>
        <w:t xml:space="preserve"> es su trabajo especificó en el cementerio?, señor Duffy, </w:t>
      </w:r>
      <w:r w:rsidR="00E23FA5">
        <w:t>siguió</w:t>
      </w:r>
      <w:r>
        <w:t xml:space="preserve"> preguntando James. </w:t>
      </w:r>
    </w:p>
    <w:p w14:paraId="116DAD06" w14:textId="4142FE27" w:rsidR="00165010" w:rsidRDefault="00422D18">
      <w:pPr>
        <w:ind w:left="720"/>
        <w:rPr>
          <w:rPrChange w:id="537" w:author="Author" w:date="2024-06-26T12:40:00Z">
            <w:rPr>
              <w:sz w:val="28"/>
            </w:rPr>
          </w:rPrChange>
        </w:rPr>
      </w:pPr>
      <w:r>
        <w:t xml:space="preserve">― Si bien es un cementerio chico, también es cierto </w:t>
      </w:r>
      <w:r w:rsidR="00194DD9">
        <w:t>que</w:t>
      </w:r>
      <w:r>
        <w:t xml:space="preserve"> carecemos de poco personal, puedo ser sepulturero un día y otro momento estar en la oficina.</w:t>
      </w:r>
    </w:p>
    <w:p w14:paraId="37936F96" w14:textId="53E49E32" w:rsidR="00165010" w:rsidRDefault="00000000">
      <w:pPr>
        <w:ind w:left="720"/>
        <w:rPr>
          <w:rPrChange w:id="538" w:author="Author" w:date="2024-06-26T12:40:00Z">
            <w:rPr>
              <w:sz w:val="28"/>
            </w:rPr>
          </w:rPrChange>
        </w:rPr>
      </w:pPr>
      <w:r>
        <w:t xml:space="preserve">James ojeó una carpeta </w:t>
      </w:r>
      <w:r w:rsidR="00071913">
        <w:t xml:space="preserve">― </w:t>
      </w:r>
      <w:r>
        <w:t xml:space="preserve">O sea </w:t>
      </w:r>
      <w:r w:rsidR="00194DD9">
        <w:t>que</w:t>
      </w:r>
      <w:r>
        <w:t xml:space="preserve"> el día 20 de Abril según costa en actas, usted estaba a cargo de la oficina del cementerio, cuando dos personas, desconocidas se apersonaron con un cajón y con un presunto cadáver para su entierro. ¿Verdad?</w:t>
      </w:r>
    </w:p>
    <w:p w14:paraId="2E2C8E02" w14:textId="02DA392E" w:rsidR="00165010" w:rsidRDefault="00000000">
      <w:pPr>
        <w:ind w:left="720"/>
        <w:rPr>
          <w:rPrChange w:id="539" w:author="Author" w:date="2024-06-26T12:40:00Z">
            <w:rPr>
              <w:sz w:val="28"/>
            </w:rPr>
          </w:rPrChange>
        </w:rPr>
      </w:pPr>
      <w:r>
        <w:t xml:space="preserve"> Duffy </w:t>
      </w:r>
      <w:r w:rsidR="00F54961">
        <w:t>asintió</w:t>
      </w:r>
      <w:r>
        <w:t xml:space="preserve">, varias veces, mordiéndose el labio inferior </w:t>
      </w:r>
      <w:r w:rsidR="00071913">
        <w:t xml:space="preserve">― </w:t>
      </w:r>
      <w:r>
        <w:t>Si lo recuerdo. Fue un día extraño.</w:t>
      </w:r>
    </w:p>
    <w:p w14:paraId="7E50A542" w14:textId="382EBAE6" w:rsidR="00165010" w:rsidRDefault="00422D18">
      <w:pPr>
        <w:ind w:left="720"/>
        <w:rPr>
          <w:rPrChange w:id="540" w:author="Author" w:date="2024-06-26T12:40:00Z">
            <w:rPr>
              <w:sz w:val="28"/>
            </w:rPr>
          </w:rPrChange>
        </w:rPr>
      </w:pPr>
      <w:r>
        <w:t xml:space="preserve">― </w:t>
      </w:r>
      <w:r w:rsidR="00462522">
        <w:t xml:space="preserve">¿Por qué  </w:t>
      </w:r>
      <w:r>
        <w:t xml:space="preserve">extraño para usted?, señor Duffy, lo interrogó Grace, </w:t>
      </w:r>
      <w:r w:rsidR="00194DD9">
        <w:t>arqueando</w:t>
      </w:r>
      <w:r>
        <w:t xml:space="preserve"> una ceja.</w:t>
      </w:r>
    </w:p>
    <w:p w14:paraId="76E0E091" w14:textId="5E7130D8" w:rsidR="00165010" w:rsidRDefault="00422D18">
      <w:pPr>
        <w:ind w:left="720"/>
        <w:rPr>
          <w:rPrChange w:id="541" w:author="Author" w:date="2024-06-26T12:40:00Z">
            <w:rPr>
              <w:sz w:val="28"/>
            </w:rPr>
          </w:rPrChange>
        </w:rPr>
      </w:pPr>
      <w:r>
        <w:t xml:space="preserve">― Por las cinco muertes, oficial, rara vez enterramos dos fallecidos en el mismo día, le recuerdo, </w:t>
      </w:r>
      <w:r w:rsidR="00462522">
        <w:t>que</w:t>
      </w:r>
      <w:r>
        <w:t xml:space="preserve"> Stanway es un pueblo </w:t>
      </w:r>
      <w:r w:rsidR="004B609E">
        <w:t>pequeño</w:t>
      </w:r>
      <w:r>
        <w:t>.</w:t>
      </w:r>
    </w:p>
    <w:p w14:paraId="2C1403CD" w14:textId="1B482359" w:rsidR="00165010" w:rsidRDefault="00422D18">
      <w:pPr>
        <w:ind w:left="720"/>
        <w:rPr>
          <w:rPrChange w:id="542" w:author="Author" w:date="2024-06-26T12:40:00Z">
            <w:rPr>
              <w:sz w:val="28"/>
            </w:rPr>
          </w:rPrChange>
        </w:rPr>
      </w:pPr>
      <w:r>
        <w:t xml:space="preserve">― Señor, Duffy ¿Puede describir a las personas </w:t>
      </w:r>
      <w:r w:rsidR="00462522">
        <w:t>que</w:t>
      </w:r>
      <w:r>
        <w:t xml:space="preserve"> tuvieron con usted ese día, y </w:t>
      </w:r>
      <w:r w:rsidR="00462522">
        <w:t>por qué</w:t>
      </w:r>
      <w:r>
        <w:t xml:space="preserve"> no controló los certificados correspondientes a un entierro?, le preguntó James, con voz de reproche.</w:t>
      </w:r>
    </w:p>
    <w:p w14:paraId="16E2A352" w14:textId="77777777" w:rsidR="00165010" w:rsidRDefault="00000000">
      <w:pPr>
        <w:ind w:left="720"/>
        <w:rPr>
          <w:ins w:id="543" w:author="Author" w:date="2024-06-26T12:40:00Z"/>
        </w:rPr>
      </w:pPr>
      <w:r>
        <w:t xml:space="preserve">Duffy, tragó saliva antes de contestar y miró a James pensando en la respuesta― </w:t>
      </w:r>
    </w:p>
    <w:p w14:paraId="0FA03E15" w14:textId="0F75A12E" w:rsidR="00165010" w:rsidRDefault="00422D18">
      <w:pPr>
        <w:ind w:left="720"/>
        <w:rPr>
          <w:rPrChange w:id="544" w:author="Author" w:date="2024-06-26T12:40:00Z">
            <w:rPr>
              <w:sz w:val="28"/>
            </w:rPr>
          </w:rPrChange>
        </w:rPr>
      </w:pPr>
      <w:r>
        <w:t xml:space="preserve">― De niño pasé muchos años en las </w:t>
      </w:r>
      <w:r w:rsidR="00194DD9">
        <w:t>iglesias</w:t>
      </w:r>
      <w:r>
        <w:t xml:space="preserve"> donde daban de comer, en mi casa muchas noches con mis hermanos nos íbamos a la cama </w:t>
      </w:r>
      <w:r w:rsidR="004B609E">
        <w:t>sin</w:t>
      </w:r>
      <w:r>
        <w:t xml:space="preserve"> un plato de zopa. Siempre tuve mucho respecto y agradecimiento por los pastores, sus acciones nunca las </w:t>
      </w:r>
      <w:r w:rsidR="00194DD9">
        <w:t>discutí</w:t>
      </w:r>
      <w:r>
        <w:t xml:space="preserve">, fue eso </w:t>
      </w:r>
      <w:r w:rsidR="00462522">
        <w:t>que</w:t>
      </w:r>
      <w:r>
        <w:t xml:space="preserve"> me llevó a creerle, oficial.</w:t>
      </w:r>
    </w:p>
    <w:p w14:paraId="117A7570" w14:textId="74B57BB3" w:rsidR="00165010" w:rsidRDefault="00422D18">
      <w:pPr>
        <w:ind w:left="720"/>
      </w:pPr>
      <w:r>
        <w:t xml:space="preserve">― Puede describir a las personas </w:t>
      </w:r>
      <w:r w:rsidR="00462522">
        <w:t>que</w:t>
      </w:r>
      <w:r>
        <w:t xml:space="preserve"> llevaron el cajón con el cadáver ese día al cementerio?, señor Duffy, le </w:t>
      </w:r>
      <w:r w:rsidR="00194DD9">
        <w:t>insistió</w:t>
      </w:r>
      <w:r>
        <w:t xml:space="preserve"> James, con una mirada severa.</w:t>
      </w:r>
    </w:p>
    <w:p w14:paraId="21F7F9F2" w14:textId="6BB68303" w:rsidR="00165010" w:rsidRDefault="00000000">
      <w:pPr>
        <w:ind w:left="720"/>
      </w:pPr>
      <w:r>
        <w:t xml:space="preserve">Duffy lo miró y después y </w:t>
      </w:r>
      <w:r w:rsidR="00F54961">
        <w:t>asintió</w:t>
      </w:r>
      <w:r>
        <w:t xml:space="preserve"> con la cabeza </w:t>
      </w:r>
      <w:r w:rsidR="00071913">
        <w:t xml:space="preserve">― </w:t>
      </w:r>
      <w:r>
        <w:t xml:space="preserve">La mujer era alta y delgada, estaba vestida de negro y un largo tul sobre la cabeza </w:t>
      </w:r>
      <w:r w:rsidR="00462522">
        <w:t>que</w:t>
      </w:r>
      <w:r>
        <w:t xml:space="preserve"> le cubría parte del rostro, entró llorando y se fue llorando. El pastor según dijo </w:t>
      </w:r>
      <w:r w:rsidR="00462522">
        <w:t>que</w:t>
      </w:r>
      <w:r>
        <w:t xml:space="preserve"> se llamaba Thomás Brown, era alto, rubio y de ojos claros trasparentes, su voz sonaba extraña.   </w:t>
      </w:r>
    </w:p>
    <w:p w14:paraId="413C6B7E" w14:textId="56493C17" w:rsidR="00165010" w:rsidRDefault="00422D18">
      <w:pPr>
        <w:ind w:left="720"/>
      </w:pPr>
      <w:r>
        <w:t xml:space="preserve">― ¿A </w:t>
      </w:r>
      <w:r w:rsidR="00462522">
        <w:t>qué</w:t>
      </w:r>
      <w:r>
        <w:t xml:space="preserve"> se refiere con lo de la voz extraña?, le indagó Linda.</w:t>
      </w:r>
    </w:p>
    <w:p w14:paraId="45F48B8D" w14:textId="45D3451F" w:rsidR="00165010" w:rsidRDefault="00422D18">
      <w:pPr>
        <w:ind w:left="720"/>
        <w:rPr>
          <w:rPrChange w:id="545" w:author="Author" w:date="2024-06-26T12:40:00Z">
            <w:rPr>
              <w:sz w:val="28"/>
            </w:rPr>
          </w:rPrChange>
        </w:rPr>
      </w:pPr>
      <w:r>
        <w:t xml:space="preserve">― Tenia un acento extranjero, por más </w:t>
      </w:r>
      <w:r w:rsidR="00462522">
        <w:t>que</w:t>
      </w:r>
      <w:r>
        <w:t xml:space="preserve"> hacía lo </w:t>
      </w:r>
      <w:r w:rsidR="00194DD9">
        <w:t>imposible</w:t>
      </w:r>
      <w:r>
        <w:t xml:space="preserve"> para </w:t>
      </w:r>
      <w:r w:rsidR="00DB4864">
        <w:t>disimularlo</w:t>
      </w:r>
      <w:r>
        <w:t>.</w:t>
      </w:r>
    </w:p>
    <w:p w14:paraId="519A84B3" w14:textId="480782B1" w:rsidR="00165010" w:rsidRDefault="00422D18">
      <w:pPr>
        <w:ind w:left="720"/>
        <w:rPr>
          <w:rPrChange w:id="546" w:author="Author" w:date="2024-06-26T12:40:00Z">
            <w:rPr>
              <w:sz w:val="28"/>
            </w:rPr>
          </w:rPrChange>
        </w:rPr>
      </w:pPr>
      <w:r>
        <w:t>― ¿</w:t>
      </w:r>
      <w:r w:rsidR="00194DD9">
        <w:t>Qué</w:t>
      </w:r>
      <w:r>
        <w:t xml:space="preserve"> clase de </w:t>
      </w:r>
      <w:r w:rsidR="00DB4864">
        <w:t>acento</w:t>
      </w:r>
      <w:r>
        <w:t xml:space="preserve"> tenía en la voz el reverendo, al idioma </w:t>
      </w:r>
      <w:r w:rsidR="00194DD9">
        <w:t>inglés</w:t>
      </w:r>
      <w:r>
        <w:t>?, le preguntó James.</w:t>
      </w:r>
    </w:p>
    <w:p w14:paraId="2FE1B71F" w14:textId="77777777" w:rsidR="00165010" w:rsidRDefault="00000000">
      <w:pPr>
        <w:ind w:left="720"/>
        <w:rPr>
          <w:rPrChange w:id="547" w:author="Author" w:date="2024-06-26T12:40:00Z">
            <w:rPr>
              <w:sz w:val="28"/>
            </w:rPr>
          </w:rPrChange>
        </w:rPr>
      </w:pPr>
      <w:r>
        <w:t>Duffy negó con la cabeza, no, diría más a Polaco o Ruso, dijo no muy convencido.</w:t>
      </w:r>
    </w:p>
    <w:p w14:paraId="013AEFEA" w14:textId="50F2A8CC" w:rsidR="00165010" w:rsidRDefault="00422D18">
      <w:pPr>
        <w:ind w:left="720"/>
        <w:rPr>
          <w:rPrChange w:id="548" w:author="Author" w:date="2024-06-26T12:40:00Z">
            <w:rPr>
              <w:sz w:val="28"/>
            </w:rPr>
          </w:rPrChange>
        </w:rPr>
      </w:pPr>
      <w:r>
        <w:t xml:space="preserve">― Le informo </w:t>
      </w:r>
      <w:r w:rsidR="00462522">
        <w:t>que</w:t>
      </w:r>
      <w:r>
        <w:t xml:space="preserve"> el supuesto reverendo Thomás Brown no pertenece a la </w:t>
      </w:r>
      <w:r w:rsidR="004B609E">
        <w:t>iglesia</w:t>
      </w:r>
      <w:r>
        <w:t xml:space="preserve"> St. Peter’s” ni es ciudadano de la ciudad de Colchester. ¿Fue engañado, o cómplice?, señor Duffy, le señaló Grace.</w:t>
      </w:r>
    </w:p>
    <w:p w14:paraId="4D129AB4" w14:textId="7A9D4978" w:rsidR="00165010" w:rsidRDefault="00000000">
      <w:pPr>
        <w:ind w:left="720"/>
        <w:rPr>
          <w:rPrChange w:id="549" w:author="Author" w:date="2024-06-26T12:40:00Z">
            <w:rPr>
              <w:sz w:val="28"/>
            </w:rPr>
          </w:rPrChange>
        </w:rPr>
      </w:pPr>
      <w:r>
        <w:t xml:space="preserve">Duffy abrió grande sus ojos se abrieron desmesuradamente, y por unos segundos no supo </w:t>
      </w:r>
      <w:r w:rsidR="00462522">
        <w:t>que</w:t>
      </w:r>
      <w:r>
        <w:t xml:space="preserve"> responder.</w:t>
      </w:r>
    </w:p>
    <w:p w14:paraId="5DC5DC28" w14:textId="69120F70" w:rsidR="00165010" w:rsidRDefault="00000000">
      <w:pPr>
        <w:ind w:left="720"/>
        <w:rPr>
          <w:rPrChange w:id="550" w:author="Author" w:date="2024-06-26T12:40:00Z">
            <w:rPr>
              <w:sz w:val="28"/>
            </w:rPr>
          </w:rPrChange>
        </w:rPr>
      </w:pPr>
      <w:r>
        <w:t>¿</w:t>
      </w:r>
      <w:r w:rsidR="00194DD9">
        <w:t>Qué</w:t>
      </w:r>
      <w:r>
        <w:t xml:space="preserve"> es lo </w:t>
      </w:r>
      <w:r w:rsidR="00DB4864">
        <w:t>que</w:t>
      </w:r>
      <w:r>
        <w:t xml:space="preserve"> tiene </w:t>
      </w:r>
      <w:r w:rsidR="00462522">
        <w:t>que</w:t>
      </w:r>
      <w:r>
        <w:t xml:space="preserve"> decir a esto, señor Duffy, le preguntó Grace.</w:t>
      </w:r>
    </w:p>
    <w:p w14:paraId="0A9BDE00" w14:textId="77777777" w:rsidR="00165010" w:rsidRDefault="00000000">
      <w:pPr>
        <w:ind w:left="720"/>
        <w:rPr>
          <w:rPrChange w:id="551" w:author="Author" w:date="2024-06-26T12:40:00Z">
            <w:rPr>
              <w:sz w:val="28"/>
            </w:rPr>
          </w:rPrChange>
        </w:rPr>
      </w:pPr>
      <w:r>
        <w:t xml:space="preserve"> ― Fui engañado, oficial, no conozco a esas personas, nunca las vi, dijo con voz de lamento.</w:t>
      </w:r>
    </w:p>
    <w:p w14:paraId="18A055F5" w14:textId="6572F130" w:rsidR="00165010" w:rsidRDefault="00422D18">
      <w:pPr>
        <w:ind w:left="720"/>
      </w:pPr>
      <w:r>
        <w:t xml:space="preserve">― Seguramente, el fiscal del distrito lo llamará a declarar nuevamente y determinará los cargos </w:t>
      </w:r>
      <w:r w:rsidR="00462522">
        <w:t>que</w:t>
      </w:r>
      <w:r>
        <w:t xml:space="preserve"> le competen. No se ausente de Stanway, ni del país, señor Duffy, le notificó James.</w:t>
      </w:r>
    </w:p>
    <w:p w14:paraId="5A0E5512" w14:textId="77777777" w:rsidR="00165010" w:rsidRDefault="00422D18">
      <w:pPr>
        <w:ind w:left="720"/>
        <w:rPr>
          <w:rPrChange w:id="552" w:author="Author" w:date="2024-06-26T12:40:00Z">
            <w:rPr>
              <w:sz w:val="28"/>
            </w:rPr>
          </w:rPrChange>
        </w:rPr>
      </w:pPr>
      <w:r>
        <w:t>― Que cargos, yo no hice nada, le repito, no conozco a esas personas, contestó Duffy, alzando la voz.</w:t>
      </w:r>
    </w:p>
    <w:p w14:paraId="72E26ECD" w14:textId="574BEA9A" w:rsidR="00165010" w:rsidRDefault="00422D18">
      <w:pPr>
        <w:ind w:left="720"/>
        <w:rPr>
          <w:rPrChange w:id="553" w:author="Author" w:date="2024-06-26T12:40:00Z">
            <w:rPr>
              <w:sz w:val="28"/>
            </w:rPr>
          </w:rPrChange>
        </w:rPr>
      </w:pPr>
      <w:r>
        <w:t xml:space="preserve">― Lo </w:t>
      </w:r>
      <w:r w:rsidR="00194DD9">
        <w:t>siento</w:t>
      </w:r>
      <w:r>
        <w:t xml:space="preserve">, señor Duffy, eso lo determinará la fiscalía. Buenos días, le dijo James,  levantarse del </w:t>
      </w:r>
      <w:r w:rsidR="00194DD9">
        <w:t>asiento</w:t>
      </w:r>
      <w:r>
        <w:t xml:space="preserve"> e invitándolo a retirarse.</w:t>
      </w:r>
    </w:p>
    <w:p w14:paraId="73C19173" w14:textId="414F7DE0" w:rsidR="00165010" w:rsidRDefault="00422D18">
      <w:pPr>
        <w:ind w:left="720"/>
        <w:rPr>
          <w:rPrChange w:id="554" w:author="Author" w:date="2024-06-26T12:40:00Z">
            <w:rPr>
              <w:sz w:val="28"/>
            </w:rPr>
          </w:rPrChange>
        </w:rPr>
      </w:pPr>
      <w:r>
        <w:t xml:space="preserve">― No hay razón para no creerle. Se ve un pobre hombre atemorizado </w:t>
      </w:r>
      <w:r w:rsidR="00462522">
        <w:t>que</w:t>
      </w:r>
      <w:r>
        <w:t xml:space="preserve">, seguramente, va a perder su trabajo, comentó Linda, viendo </w:t>
      </w:r>
      <w:r w:rsidR="00194DD9">
        <w:t>cómo</w:t>
      </w:r>
      <w:r>
        <w:t xml:space="preserve"> se alejaba.</w:t>
      </w:r>
    </w:p>
    <w:p w14:paraId="5B13EF7E" w14:textId="7B464EC7" w:rsidR="00852C1B" w:rsidRDefault="00422D18">
      <w:pPr>
        <w:ind w:left="720"/>
      </w:pPr>
      <w:r>
        <w:lastRenderedPageBreak/>
        <w:t xml:space="preserve">― Creo </w:t>
      </w:r>
      <w:r w:rsidR="00194DD9">
        <w:t>que</w:t>
      </w:r>
      <w:r>
        <w:t xml:space="preserve"> todos pensamos lo mismo, más allá de alguna duda razonable, pero es la justicia la </w:t>
      </w:r>
      <w:r w:rsidR="00462522">
        <w:t>que</w:t>
      </w:r>
      <w:r>
        <w:t xml:space="preserve"> tiene </w:t>
      </w:r>
      <w:r w:rsidR="00194DD9">
        <w:t>que</w:t>
      </w:r>
      <w:r>
        <w:t xml:space="preserve"> decidir nosotros, solamente juntamos pruebas para </w:t>
      </w:r>
      <w:r w:rsidR="00462522">
        <w:t>que</w:t>
      </w:r>
      <w:r>
        <w:t xml:space="preserve"> sean juzgados, le contestó </w:t>
      </w:r>
      <w:r w:rsidR="007D2EFA">
        <w:t>Arthur</w:t>
      </w:r>
      <w:r>
        <w:t>.</w:t>
      </w:r>
      <w:r w:rsidR="00852C1B">
        <w:br w:type="page"/>
      </w:r>
      <w:r>
        <w:lastRenderedPageBreak/>
        <w:t xml:space="preserve">Los </w:t>
      </w:r>
      <w:r w:rsidR="00194DD9">
        <w:t>patólogos</w:t>
      </w:r>
      <w:r>
        <w:t xml:space="preserve"> certificaron a través de la </w:t>
      </w:r>
      <w:r w:rsidR="001348E8">
        <w:t>autopsia</w:t>
      </w:r>
      <w:r>
        <w:t xml:space="preserve">, </w:t>
      </w:r>
      <w:r w:rsidR="00462522">
        <w:t>que</w:t>
      </w:r>
      <w:r>
        <w:t xml:space="preserve"> antes de ser decapitada, </w:t>
      </w:r>
      <w:r w:rsidR="003C63D1">
        <w:t>Janica</w:t>
      </w:r>
      <w:r>
        <w:t xml:space="preserve"> </w:t>
      </w:r>
      <w:r w:rsidR="003C63D1">
        <w:t>Novak</w:t>
      </w:r>
      <w:r>
        <w:t xml:space="preserve"> fue brutalmente golpeada con saña, con varias de sus costillas fracturadas y </w:t>
      </w:r>
      <w:r w:rsidR="00194DD9">
        <w:t>hematomas</w:t>
      </w:r>
      <w:r>
        <w:t xml:space="preserve"> en el cuerpo.</w:t>
      </w:r>
    </w:p>
    <w:p w14:paraId="4387B234" w14:textId="37C8EBB7" w:rsidR="00954A22" w:rsidRDefault="00000000">
      <w:pPr>
        <w:ind w:left="720"/>
      </w:pPr>
      <w:r>
        <w:t xml:space="preserve">Sacándose el barbijo unos de los patólogos le informó al forense </w:t>
      </w:r>
      <w:r w:rsidR="00462522">
        <w:t>que</w:t>
      </w:r>
      <w:r>
        <w:t xml:space="preserve"> la </w:t>
      </w:r>
      <w:r w:rsidR="001348E8">
        <w:t>autopsia</w:t>
      </w:r>
      <w:r>
        <w:t xml:space="preserve"> había concluido </w:t>
      </w:r>
      <w:r w:rsidR="00071913">
        <w:t xml:space="preserve">― </w:t>
      </w:r>
      <w:r>
        <w:t>Un final muy triste para la muchacha, doctor. En cuarenta y ocho horas le enviaré el informe completo.</w:t>
      </w:r>
      <w:r w:rsidR="00954A22">
        <w:br w:type="page"/>
      </w:r>
      <w:r>
        <w:lastRenderedPageBreak/>
        <w:t xml:space="preserve">Con el traslado de Steven Nolan a una cárcel federal, el comando Power volvió al centro de operaciones, analizando y tratando de desenredar el misterio de quien mató a </w:t>
      </w:r>
      <w:r w:rsidR="003C63D1">
        <w:t>Janica</w:t>
      </w:r>
      <w:r>
        <w:t xml:space="preserve"> </w:t>
      </w:r>
      <w:r w:rsidR="003C63D1">
        <w:t>Novak</w:t>
      </w:r>
      <w:r>
        <w:t xml:space="preserve"> y el </w:t>
      </w:r>
      <w:r w:rsidR="00462522">
        <w:t>por qué</w:t>
      </w:r>
      <w:r>
        <w:t xml:space="preserve">, mientras, </w:t>
      </w:r>
      <w:r w:rsidR="00462522">
        <w:t>que</w:t>
      </w:r>
      <w:r>
        <w:t xml:space="preserve"> James, exhalando profundo se sacaba el cabestrillo y movía los dedos del brazo afectado.</w:t>
      </w:r>
    </w:p>
    <w:p w14:paraId="19D364E4" w14:textId="6FDF329B" w:rsidR="00165010" w:rsidRDefault="00422D18">
      <w:pPr>
        <w:ind w:left="720"/>
      </w:pPr>
      <w:r>
        <w:t xml:space="preserve">― Con la muerte de Kevin Taylor es volver al punto cero, más allá </w:t>
      </w:r>
      <w:r w:rsidR="00462522">
        <w:t>que</w:t>
      </w:r>
      <w:r>
        <w:t xml:space="preserve"> Steven Nolan, confiese algo </w:t>
      </w:r>
      <w:r w:rsidR="00462522">
        <w:t>que</w:t>
      </w:r>
      <w:r>
        <w:t xml:space="preserve"> tiene oculto, para seguir con la investigación, dijo Grace, negando la cabeza y tomando un café.</w:t>
      </w:r>
    </w:p>
    <w:p w14:paraId="5DD22DF5" w14:textId="41870483" w:rsidR="00165010" w:rsidRDefault="00422D18">
      <w:pPr>
        <w:ind w:left="720"/>
        <w:rPr>
          <w:rPrChange w:id="555" w:author="Author" w:date="2024-06-26T12:40:00Z">
            <w:rPr>
              <w:sz w:val="28"/>
            </w:rPr>
          </w:rPrChange>
        </w:rPr>
      </w:pPr>
      <w:r>
        <w:t xml:space="preserve">― El comisario Fischer, me comunicó </w:t>
      </w:r>
      <w:r w:rsidR="00462522">
        <w:t>que</w:t>
      </w:r>
      <w:r>
        <w:t xml:space="preserve"> nos tomemos 48 horas para luego seguir con la investigación, no </w:t>
      </w:r>
      <w:r w:rsidR="005C142E">
        <w:t>está</w:t>
      </w:r>
      <w:r>
        <w:t xml:space="preserve"> mal despejar la mente y ocuparnos de lo nuestro, en estos dos días libres yo no me muevo de Londres, dijo James.</w:t>
      </w:r>
    </w:p>
    <w:p w14:paraId="6339F382" w14:textId="248ED217" w:rsidR="00165010" w:rsidRDefault="00000000">
      <w:pPr>
        <w:ind w:left="720"/>
        <w:rPr>
          <w:rPrChange w:id="556" w:author="Author" w:date="2024-06-26T12:40:00Z">
            <w:rPr>
              <w:sz w:val="28"/>
            </w:rPr>
          </w:rPrChange>
        </w:rPr>
      </w:pPr>
      <w:r>
        <w:t xml:space="preserve">Linda resopló </w:t>
      </w:r>
      <w:r w:rsidR="00071913">
        <w:t xml:space="preserve">― </w:t>
      </w:r>
      <w:r>
        <w:t xml:space="preserve">Entre semana es el día de mi cumpleaños, los iba a invitar a una </w:t>
      </w:r>
      <w:r w:rsidR="005C142E">
        <w:t>cena</w:t>
      </w:r>
      <w:r>
        <w:t xml:space="preserve"> y a un brindis en mi casa.</w:t>
      </w:r>
    </w:p>
    <w:p w14:paraId="413FA475" w14:textId="4BB7F6F1" w:rsidR="00165010" w:rsidRDefault="00422D18">
      <w:pPr>
        <w:ind w:left="720"/>
        <w:rPr>
          <w:rPrChange w:id="557" w:author="Author" w:date="2024-06-26T12:40:00Z">
            <w:rPr>
              <w:sz w:val="28"/>
            </w:rPr>
          </w:rPrChange>
        </w:rPr>
      </w:pPr>
      <w:r>
        <w:t xml:space="preserve">― Todos dieron el sí, menos James </w:t>
      </w:r>
      <w:r w:rsidR="00462522">
        <w:t>que</w:t>
      </w:r>
      <w:r>
        <w:t xml:space="preserve"> permaneció por un instante en </w:t>
      </w:r>
      <w:r w:rsidR="00E23FA5">
        <w:t>silencio</w:t>
      </w:r>
      <w:r>
        <w:t xml:space="preserve"> </w:t>
      </w:r>
      <w:r w:rsidR="00071913">
        <w:t xml:space="preserve">― </w:t>
      </w:r>
      <w:r>
        <w:t xml:space="preserve">Lo </w:t>
      </w:r>
      <w:r w:rsidR="005C142E">
        <w:t>siento</w:t>
      </w:r>
      <w:r>
        <w:t xml:space="preserve"> Linda, pero en estos días espero a mi hijo Nick </w:t>
      </w:r>
      <w:r w:rsidR="00462522">
        <w:t>que</w:t>
      </w:r>
      <w:r>
        <w:t xml:space="preserve"> viene de Liverpool a </w:t>
      </w:r>
      <w:r w:rsidR="005C142E">
        <w:t>visitarme</w:t>
      </w:r>
      <w:r>
        <w:t>.</w:t>
      </w:r>
    </w:p>
    <w:p w14:paraId="4194FB5D" w14:textId="0EB4ADF8" w:rsidR="00165010" w:rsidRDefault="00000000">
      <w:pPr>
        <w:ind w:left="720"/>
        <w:rPr>
          <w:rPrChange w:id="558" w:author="Author" w:date="2024-06-26T12:40:00Z">
            <w:rPr>
              <w:sz w:val="28"/>
            </w:rPr>
          </w:rPrChange>
        </w:rPr>
      </w:pPr>
      <w:r>
        <w:t xml:space="preserve">Linda fingió una sonrisa y agregó </w:t>
      </w:r>
      <w:r w:rsidR="00071913">
        <w:t xml:space="preserve">― </w:t>
      </w:r>
      <w:r>
        <w:t xml:space="preserve">Mi madre va a preparar una capa de carne de cordero, </w:t>
      </w:r>
      <w:r w:rsidR="00462522">
        <w:t>que</w:t>
      </w:r>
      <w:r>
        <w:t xml:space="preserve"> es su especialidad.</w:t>
      </w:r>
    </w:p>
    <w:p w14:paraId="0B7BF6FB" w14:textId="4553F24B" w:rsidR="00165010" w:rsidRDefault="00422D18">
      <w:pPr>
        <w:ind w:left="720"/>
        <w:rPr>
          <w:rPrChange w:id="559" w:author="Author" w:date="2024-06-26T12:40:00Z">
            <w:rPr>
              <w:sz w:val="28"/>
            </w:rPr>
          </w:rPrChange>
        </w:rPr>
      </w:pPr>
      <w:r>
        <w:t xml:space="preserve">― Ya habrá otra oportunidad de conocer a tu madre y a sus </w:t>
      </w:r>
      <w:r w:rsidR="005C142E">
        <w:t>exquisitas</w:t>
      </w:r>
      <w:r>
        <w:t xml:space="preserve"> comidas, le manifestó James, tomándola de un brazo.</w:t>
      </w:r>
    </w:p>
    <w:p w14:paraId="38025DA3" w14:textId="7DF82A3D" w:rsidR="00852C1B" w:rsidRDefault="00422D18">
      <w:pPr>
        <w:ind w:left="720"/>
      </w:pPr>
      <w:r>
        <w:t xml:space="preserve">― </w:t>
      </w:r>
      <w:r w:rsidR="005C142E">
        <w:t>Tú</w:t>
      </w:r>
      <w:r>
        <w:t xml:space="preserve"> te lo pierdes, le contestó linda con cierto tono de reproche.</w:t>
      </w:r>
      <w:r w:rsidR="00852C1B">
        <w:br w:type="page"/>
      </w:r>
      <w:r>
        <w:lastRenderedPageBreak/>
        <w:t xml:space="preserve">Linda estaba molesta ese día, hacía dos semanas </w:t>
      </w:r>
      <w:r w:rsidR="00462522">
        <w:t>que</w:t>
      </w:r>
      <w:r>
        <w:t xml:space="preserve"> estaba planificando su cumpleaños con sus compañeros, pensando, también, </w:t>
      </w:r>
      <w:r w:rsidR="00462522">
        <w:t>que</w:t>
      </w:r>
      <w:r>
        <w:t xml:space="preserve"> James iba estar presente.</w:t>
      </w:r>
    </w:p>
    <w:p w14:paraId="06DA0BF2" w14:textId="58708E0B" w:rsidR="00954A22" w:rsidRDefault="00422D18">
      <w:pPr>
        <w:ind w:left="720"/>
      </w:pPr>
      <w:r>
        <w:t xml:space="preserve">― Soy una tonta, se dijo </w:t>
      </w:r>
      <w:r w:rsidR="00071913">
        <w:t xml:space="preserve">― </w:t>
      </w:r>
      <w:r>
        <w:t xml:space="preserve">Para James soy sola una compañera más del grupo, del beso </w:t>
      </w:r>
      <w:r w:rsidR="00462522">
        <w:t>que</w:t>
      </w:r>
      <w:r>
        <w:t xml:space="preserve"> me dio, no volvió hacerme ningún comentario. Me lo devolvió </w:t>
      </w:r>
      <w:r w:rsidR="005C142E">
        <w:t>simplemente</w:t>
      </w:r>
      <w:r>
        <w:t xml:space="preserve">. Cuando en un enfrentamiento hieren a uno del grupo, nos sentimos todos realmente mal, cuando fue lo de James, no podía </w:t>
      </w:r>
      <w:r w:rsidR="004B609E">
        <w:t>simular</w:t>
      </w:r>
      <w:r>
        <w:t xml:space="preserve"> la angustia frente al sargento Miller </w:t>
      </w:r>
      <w:r w:rsidR="00462522">
        <w:t>que</w:t>
      </w:r>
      <w:r>
        <w:t xml:space="preserve"> me lo había informado.</w:t>
      </w:r>
      <w:r w:rsidR="00954A22">
        <w:br w:type="page"/>
      </w:r>
    </w:p>
    <w:p w14:paraId="765D2795" w14:textId="2821C6CD" w:rsidR="00165010" w:rsidRDefault="004172AE">
      <w:pPr>
        <w:ind w:left="720"/>
        <w:rPr>
          <w:rPrChange w:id="560" w:author="Author" w:date="2024-06-26T12:40:00Z">
            <w:rPr>
              <w:sz w:val="28"/>
            </w:rPr>
          </w:rPrChange>
        </w:rPr>
      </w:pPr>
      <w:r>
        <w:lastRenderedPageBreak/>
        <w:t xml:space="preserve">¿Qué </w:t>
      </w:r>
      <w:r w:rsidR="005C142E">
        <w:t>está</w:t>
      </w:r>
      <w:r>
        <w:t xml:space="preserve"> pensando esa </w:t>
      </w:r>
      <w:r w:rsidR="00DB4864">
        <w:t>cabecita</w:t>
      </w:r>
      <w:r>
        <w:t xml:space="preserve">?, Le dijo Grace esa tarde antes de ir a la reunión de la noche.  </w:t>
      </w:r>
    </w:p>
    <w:p w14:paraId="6EC477D6" w14:textId="13243189" w:rsidR="00165010" w:rsidRDefault="00422D18">
      <w:pPr>
        <w:ind w:left="720"/>
        <w:rPr>
          <w:rPrChange w:id="561" w:author="Author" w:date="2024-06-26T12:40:00Z">
            <w:rPr>
              <w:sz w:val="28"/>
            </w:rPr>
          </w:rPrChange>
        </w:rPr>
      </w:pPr>
      <w:r>
        <w:t xml:space="preserve">― Nada, </w:t>
      </w:r>
      <w:r w:rsidR="00462522">
        <w:t>que</w:t>
      </w:r>
      <w:r>
        <w:t xml:space="preserve"> no se pueda resolver, le contestó, con una sonrisa a medias.</w:t>
      </w:r>
    </w:p>
    <w:p w14:paraId="02363E90" w14:textId="35429662" w:rsidR="00165010" w:rsidRDefault="00422D18">
      <w:pPr>
        <w:ind w:left="720"/>
        <w:rPr>
          <w:rPrChange w:id="562" w:author="Author" w:date="2024-06-26T12:40:00Z">
            <w:rPr>
              <w:sz w:val="28"/>
            </w:rPr>
          </w:rPrChange>
        </w:rPr>
      </w:pPr>
      <w:r>
        <w:t xml:space="preserve">― A </w:t>
      </w:r>
      <w:r w:rsidR="005C142E">
        <w:t>mí</w:t>
      </w:r>
      <w:r>
        <w:t xml:space="preserve"> no me puedes engañar, Linda, se lo </w:t>
      </w:r>
      <w:r w:rsidR="00462522">
        <w:t>que</w:t>
      </w:r>
      <w:r>
        <w:t xml:space="preserve"> </w:t>
      </w:r>
      <w:r w:rsidR="005C142E">
        <w:t>estás</w:t>
      </w:r>
      <w:r>
        <w:t xml:space="preserve"> pensando. A James lo te</w:t>
      </w:r>
      <w:r w:rsidR="005C142E">
        <w:t>n</w:t>
      </w:r>
      <w:r w:rsidR="00DB4864">
        <w:t>é</w:t>
      </w:r>
      <w:r w:rsidR="005C142E">
        <w:t xml:space="preserve">s </w:t>
      </w:r>
      <w:r>
        <w:t xml:space="preserve">aquí, le dijo tocándose la cabeza </w:t>
      </w:r>
      <w:r w:rsidR="00071913">
        <w:t xml:space="preserve">― </w:t>
      </w:r>
      <w:r>
        <w:t>¿Te gusta no?</w:t>
      </w:r>
    </w:p>
    <w:p w14:paraId="760ACA7D" w14:textId="77777777" w:rsidR="00165010" w:rsidRDefault="00000000">
      <w:pPr>
        <w:ind w:left="720"/>
        <w:rPr>
          <w:rPrChange w:id="563" w:author="Author" w:date="2024-06-26T12:40:00Z">
            <w:rPr>
              <w:sz w:val="28"/>
            </w:rPr>
          </w:rPrChange>
        </w:rPr>
      </w:pPr>
      <w:r>
        <w:t>Linda solamente sonrió.</w:t>
      </w:r>
    </w:p>
    <w:p w14:paraId="170715C0" w14:textId="06B64138" w:rsidR="00165010" w:rsidRDefault="00422D18">
      <w:pPr>
        <w:ind w:left="720"/>
      </w:pPr>
      <w:r>
        <w:t xml:space="preserve">― Lo veo </w:t>
      </w:r>
      <w:r w:rsidR="00E23FA5">
        <w:t>siempre</w:t>
      </w:r>
      <w:r>
        <w:t xml:space="preserve"> en tu mirada hacía el y </w:t>
      </w:r>
      <w:r w:rsidR="005C142E">
        <w:t>está</w:t>
      </w:r>
      <w:r>
        <w:t xml:space="preserve"> bien, James se puede dar el lujo de seducir a muchas mujeres, lo tiene todo. Su buena presencia, es muy buen policía y un líder indiscutible y </w:t>
      </w:r>
      <w:r w:rsidR="005C142E">
        <w:t>sobre todo</w:t>
      </w:r>
      <w:r>
        <w:t xml:space="preserve"> y lo mejor de todo un compañero confiable, pero no es fácil conquistarlo y menos en estos momentos de su vida. La separación de su pareja le dejó secuelas </w:t>
      </w:r>
      <w:r w:rsidR="00462522">
        <w:t>que</w:t>
      </w:r>
      <w:r>
        <w:t xml:space="preserve"> pudieron hacerle perder todo lo bueno </w:t>
      </w:r>
      <w:r w:rsidR="00462522">
        <w:t>que</w:t>
      </w:r>
      <w:r>
        <w:t xml:space="preserve"> había hecho en su carrera y algunas cosas más.</w:t>
      </w:r>
    </w:p>
    <w:p w14:paraId="05DA265E" w14:textId="642D9B48" w:rsidR="00165010" w:rsidRDefault="00422D18">
      <w:pPr>
        <w:ind w:left="720"/>
        <w:rPr>
          <w:rPrChange w:id="564" w:author="Author" w:date="2024-06-26T12:40:00Z">
            <w:rPr>
              <w:sz w:val="28"/>
            </w:rPr>
          </w:rPrChange>
        </w:rPr>
      </w:pPr>
      <w:r>
        <w:t xml:space="preserve">― ¿Me estas descartando? , le dijo Linda con una voz </w:t>
      </w:r>
      <w:r w:rsidR="00462522">
        <w:t>que</w:t>
      </w:r>
      <w:r>
        <w:t xml:space="preserve"> sonaba a </w:t>
      </w:r>
      <w:r w:rsidR="005C142E">
        <w:t>queja</w:t>
      </w:r>
      <w:r>
        <w:t>.</w:t>
      </w:r>
    </w:p>
    <w:p w14:paraId="5A8BF78B" w14:textId="6D868ED0" w:rsidR="00283026" w:rsidRDefault="00422D18">
      <w:pPr>
        <w:ind w:left="720"/>
      </w:pPr>
      <w:r>
        <w:t xml:space="preserve">― Para nada. Te estoy advirtiendo. Hacen una linda pareja, sería de mi agrado verlos juntos, por lo </w:t>
      </w:r>
      <w:r w:rsidR="005C142E">
        <w:t>que</w:t>
      </w:r>
      <w:r>
        <w:t xml:space="preserve"> realmente son, le contestó Grace y se alejó del lugar.</w:t>
      </w:r>
      <w:r w:rsidR="00283026">
        <w:br w:type="page"/>
      </w:r>
      <w:r>
        <w:lastRenderedPageBreak/>
        <w:t xml:space="preserve">Cuando Lauren escuchó el llamador de la puerta, pensó en Peter, un vecino solterón y molestó </w:t>
      </w:r>
      <w:r w:rsidR="00462522">
        <w:t>que</w:t>
      </w:r>
      <w:r>
        <w:t xml:space="preserve"> </w:t>
      </w:r>
      <w:r w:rsidR="00E23FA5">
        <w:t>siempre</w:t>
      </w:r>
      <w:r>
        <w:t xml:space="preserve"> le pedía algún condimento para terminar su comida.</w:t>
      </w:r>
    </w:p>
    <w:p w14:paraId="367B1816" w14:textId="5094A80E" w:rsidR="00165010" w:rsidRDefault="00422D18">
      <w:pPr>
        <w:ind w:left="720"/>
      </w:pPr>
      <w:r>
        <w:t xml:space="preserve">― Se sorprendió un instante al ver a un joven desconocido con una botella de champán en la mano, </w:t>
      </w:r>
      <w:r w:rsidR="00462522">
        <w:t>que</w:t>
      </w:r>
      <w:r>
        <w:t xml:space="preserve"> la saludo cortésmente.</w:t>
      </w:r>
    </w:p>
    <w:p w14:paraId="2B57D105" w14:textId="77777777" w:rsidR="00165010" w:rsidRDefault="00422D18">
      <w:pPr>
        <w:ind w:left="720"/>
        <w:rPr>
          <w:rPrChange w:id="565" w:author="Author" w:date="2024-06-26T12:40:00Z">
            <w:rPr>
              <w:sz w:val="28"/>
            </w:rPr>
          </w:rPrChange>
        </w:rPr>
      </w:pPr>
      <w:r>
        <w:t>― Soy el inspector James Gorman, compañero de Linda, vengo a saludarla por su cumpleaños, señora.</w:t>
      </w:r>
    </w:p>
    <w:p w14:paraId="62FA7C2A" w14:textId="1498BDE4" w:rsidR="00165010" w:rsidRDefault="00000000">
      <w:pPr>
        <w:ind w:left="720"/>
        <w:rPr>
          <w:rPrChange w:id="566" w:author="Author" w:date="2024-06-26T12:40:00Z">
            <w:rPr>
              <w:sz w:val="28"/>
            </w:rPr>
          </w:rPrChange>
        </w:rPr>
      </w:pPr>
      <w:r>
        <w:t xml:space="preserve">Lauren suspiró hondo y no pudo </w:t>
      </w:r>
      <w:r w:rsidR="004B609E">
        <w:t>simular</w:t>
      </w:r>
      <w:r>
        <w:t xml:space="preserve"> una sonrisa.</w:t>
      </w:r>
    </w:p>
    <w:p w14:paraId="3E7A3ECF" w14:textId="052D3D8F" w:rsidR="00165010" w:rsidRDefault="00422D18">
      <w:pPr>
        <w:ind w:left="720"/>
        <w:rPr>
          <w:rPrChange w:id="567" w:author="Author" w:date="2024-06-26T12:40:00Z">
            <w:rPr>
              <w:sz w:val="28"/>
            </w:rPr>
          </w:rPrChange>
        </w:rPr>
      </w:pPr>
      <w:r>
        <w:t xml:space="preserve">―  Bienvenido, James, me alegro </w:t>
      </w:r>
      <w:r w:rsidR="00462522">
        <w:t>que</w:t>
      </w:r>
      <w:r>
        <w:t xml:space="preserve"> hayas venido.</w:t>
      </w:r>
    </w:p>
    <w:p w14:paraId="72C86616" w14:textId="002DC409" w:rsidR="00165010" w:rsidRDefault="00000000">
      <w:pPr>
        <w:ind w:left="720"/>
        <w:rPr>
          <w:rPrChange w:id="568" w:author="Author" w:date="2024-06-26T12:40:00Z">
            <w:rPr>
              <w:sz w:val="28"/>
            </w:rPr>
          </w:rPrChange>
        </w:rPr>
      </w:pPr>
      <w:r>
        <w:t xml:space="preserve">Todos aplaudieron eufóricos la llegada de James, </w:t>
      </w:r>
      <w:r w:rsidR="00462522">
        <w:t>que</w:t>
      </w:r>
      <w:r>
        <w:t xml:space="preserve"> explicó el </w:t>
      </w:r>
      <w:r w:rsidR="00462522">
        <w:t>porqué</w:t>
      </w:r>
      <w:r>
        <w:t xml:space="preserve"> de su llegada y saludó con un beso a una Linda, exultante.</w:t>
      </w:r>
    </w:p>
    <w:p w14:paraId="0D01407F" w14:textId="775D5D61" w:rsidR="00165010" w:rsidRDefault="00422D18">
      <w:pPr>
        <w:ind w:left="720"/>
        <w:rPr>
          <w:rPrChange w:id="569" w:author="Author" w:date="2024-06-26T12:40:00Z">
            <w:rPr>
              <w:sz w:val="28"/>
            </w:rPr>
          </w:rPrChange>
        </w:rPr>
      </w:pPr>
      <w:r>
        <w:t xml:space="preserve">― A Nick lo vinieron a buscar los amigos para ir al cine, lo pensé y me decidí a venir,  Londres </w:t>
      </w:r>
      <w:r w:rsidR="005C142E">
        <w:t>está</w:t>
      </w:r>
      <w:r>
        <w:t xml:space="preserve"> a una hora diez minutos de Colchester, trataré de no tomar mucho alcohol para la vuelta, dijo sonriendo mostrando el champan y agregó </w:t>
      </w:r>
      <w:r w:rsidR="00071913">
        <w:t xml:space="preserve">― </w:t>
      </w:r>
      <w:r>
        <w:t>Igualmente, Linda, te debo el regalo.</w:t>
      </w:r>
    </w:p>
    <w:p w14:paraId="04140E33" w14:textId="77777777" w:rsidR="00165010" w:rsidRDefault="00422D18">
      <w:pPr>
        <w:ind w:left="720"/>
        <w:rPr>
          <w:rPrChange w:id="570" w:author="Author" w:date="2024-06-26T12:40:00Z">
            <w:rPr>
              <w:sz w:val="28"/>
            </w:rPr>
          </w:rPrChange>
        </w:rPr>
      </w:pPr>
      <w:r>
        <w:t>― Ya me lo dio Grace, un hermoso collar, en nombre de todo el grupo, le contestó, ella, mostrando su cuello con la gargantilla.</w:t>
      </w:r>
    </w:p>
    <w:p w14:paraId="107167A3" w14:textId="7E61EFB7" w:rsidR="00165010" w:rsidRDefault="00422D18">
      <w:pPr>
        <w:ind w:left="720"/>
      </w:pPr>
      <w:r>
        <w:t xml:space="preserve">― Bueno es lo menos </w:t>
      </w:r>
      <w:r w:rsidR="00462522">
        <w:t>que</w:t>
      </w:r>
      <w:r>
        <w:t xml:space="preserve"> te mereces, te luce muy bien, le dijo James, con una sonrisa</w:t>
      </w:r>
    </w:p>
    <w:p w14:paraId="69A19907" w14:textId="030F318D" w:rsidR="00165010" w:rsidRDefault="00000000">
      <w:pPr>
        <w:ind w:left="720"/>
        <w:rPr>
          <w:rPrChange w:id="571" w:author="Author" w:date="2024-06-26T12:40:00Z">
            <w:rPr>
              <w:sz w:val="28"/>
            </w:rPr>
          </w:rPrChange>
        </w:rPr>
      </w:pPr>
      <w:r>
        <w:t xml:space="preserve"> </w:t>
      </w:r>
      <w:r w:rsidR="005C142E">
        <w:t>sincera</w:t>
      </w:r>
      <w:r>
        <w:t xml:space="preserve">. </w:t>
      </w:r>
    </w:p>
    <w:p w14:paraId="77787FF3" w14:textId="5319042E" w:rsidR="00165010" w:rsidRDefault="00000000">
      <w:pPr>
        <w:ind w:left="720"/>
      </w:pPr>
      <w:r>
        <w:t xml:space="preserve">Cuantos estaban comiendo y se hacían </w:t>
      </w:r>
      <w:r w:rsidR="005C142E">
        <w:t>bromas</w:t>
      </w:r>
      <w:r>
        <w:t xml:space="preserve"> entre ellos, Lauren los observó y se dijo </w:t>
      </w:r>
      <w:r w:rsidR="00071913">
        <w:t xml:space="preserve">― </w:t>
      </w:r>
      <w:r>
        <w:t xml:space="preserve">Son jóvenes y buenos policías como mi hija y mi marido Patrick, </w:t>
      </w:r>
      <w:r w:rsidR="00462522">
        <w:t>que</w:t>
      </w:r>
      <w:r>
        <w:t xml:space="preserve"> eligieron esta </w:t>
      </w:r>
      <w:r w:rsidR="00E23FA5">
        <w:t>profesión</w:t>
      </w:r>
      <w:r>
        <w:t xml:space="preserve"> y arriesgan sus vidas para proteger a la sociedad. Que Dios </w:t>
      </w:r>
      <w:r w:rsidR="00E23FA5">
        <w:t>siempre</w:t>
      </w:r>
      <w:r>
        <w:t xml:space="preserve"> los proteja, exhaló </w:t>
      </w:r>
      <w:r w:rsidR="00071913">
        <w:t xml:space="preserve">― </w:t>
      </w:r>
      <w:r>
        <w:t xml:space="preserve">y de repente, observó a James </w:t>
      </w:r>
      <w:r w:rsidR="00071913">
        <w:t xml:space="preserve">― </w:t>
      </w:r>
      <w:r>
        <w:t>No se equivocó Linda al describírmelo es muy bien parecido.</w:t>
      </w:r>
    </w:p>
    <w:p w14:paraId="64D18862" w14:textId="1153C5D2" w:rsidR="00165010" w:rsidRDefault="00000000">
      <w:pPr>
        <w:ind w:left="720"/>
        <w:rPr>
          <w:rPrChange w:id="572" w:author="Author" w:date="2024-06-26T12:40:00Z">
            <w:rPr>
              <w:sz w:val="28"/>
            </w:rPr>
          </w:rPrChange>
        </w:rPr>
      </w:pPr>
      <w:r>
        <w:t xml:space="preserve">En la tercera copa </w:t>
      </w:r>
      <w:r w:rsidR="00462522">
        <w:t>que</w:t>
      </w:r>
      <w:r>
        <w:t xml:space="preserve"> James levantó para beber, Grace lo paró con la mano.</w:t>
      </w:r>
    </w:p>
    <w:p w14:paraId="556A0239" w14:textId="7EFB4180" w:rsidR="00165010" w:rsidRDefault="00422D18">
      <w:pPr>
        <w:ind w:left="720"/>
        <w:rPr>
          <w:rPrChange w:id="573" w:author="Author" w:date="2024-06-26T12:40:00Z">
            <w:rPr>
              <w:sz w:val="28"/>
            </w:rPr>
          </w:rPrChange>
        </w:rPr>
      </w:pPr>
      <w:r>
        <w:t xml:space="preserve">― Recuerdas, </w:t>
      </w:r>
      <w:r w:rsidR="00462522">
        <w:t>que</w:t>
      </w:r>
      <w:r>
        <w:t xml:space="preserve"> tienes </w:t>
      </w:r>
      <w:r w:rsidR="00462522">
        <w:t>que</w:t>
      </w:r>
      <w:r>
        <w:t xml:space="preserve"> volver a Londres, seguramente, cualquiera de nosotros te haría de chófer, pero creo </w:t>
      </w:r>
      <w:r w:rsidR="005C142E">
        <w:t>que</w:t>
      </w:r>
      <w:r>
        <w:t xml:space="preserve"> todo el grupo ya te superó en los tragos.</w:t>
      </w:r>
    </w:p>
    <w:p w14:paraId="5EE430C1" w14:textId="0341C273" w:rsidR="00165010" w:rsidRDefault="00000000">
      <w:pPr>
        <w:ind w:left="720"/>
        <w:rPr>
          <w:rPrChange w:id="574" w:author="Author" w:date="2024-06-26T12:40:00Z">
            <w:rPr>
              <w:sz w:val="28"/>
            </w:rPr>
          </w:rPrChange>
        </w:rPr>
      </w:pPr>
      <w:r>
        <w:t xml:space="preserve">James </w:t>
      </w:r>
      <w:r w:rsidR="00F54961">
        <w:t>asintió</w:t>
      </w:r>
      <w:r>
        <w:t xml:space="preserve"> con la cabeza y se levantó para irse, cuando Lauren ponía sobre la mesa un pastel, con frutas confitada.</w:t>
      </w:r>
    </w:p>
    <w:p w14:paraId="732F331A" w14:textId="2F805050" w:rsidR="00165010" w:rsidRDefault="00422D18">
      <w:pPr>
        <w:ind w:left="720"/>
        <w:rPr>
          <w:rPrChange w:id="575" w:author="Author" w:date="2024-06-26T12:40:00Z">
            <w:rPr>
              <w:sz w:val="28"/>
            </w:rPr>
          </w:rPrChange>
        </w:rPr>
      </w:pPr>
      <w:r>
        <w:t xml:space="preserve">― Se ve delicioso, pero comerlo sería volver a beber, dijo </w:t>
      </w:r>
      <w:r w:rsidR="005C142E">
        <w:t>resignado</w:t>
      </w:r>
      <w:r>
        <w:t xml:space="preserve"> James.</w:t>
      </w:r>
    </w:p>
    <w:p w14:paraId="74C86839" w14:textId="77777777" w:rsidR="00165010" w:rsidRDefault="00422D18">
      <w:pPr>
        <w:ind w:left="720"/>
        <w:rPr>
          <w:rPrChange w:id="576" w:author="Author" w:date="2024-06-26T12:40:00Z">
            <w:rPr>
              <w:sz w:val="28"/>
            </w:rPr>
          </w:rPrChange>
        </w:rPr>
      </w:pPr>
      <w:r>
        <w:t>― Lo comerás mañana le sugirió Linda cortando una porción.</w:t>
      </w:r>
    </w:p>
    <w:p w14:paraId="4753559B" w14:textId="77777777" w:rsidR="00165010" w:rsidRDefault="00000000">
      <w:pPr>
        <w:ind w:left="720"/>
        <w:rPr>
          <w:rPrChange w:id="577" w:author="Author" w:date="2024-06-26T12:40:00Z">
            <w:rPr>
              <w:sz w:val="28"/>
            </w:rPr>
          </w:rPrChange>
        </w:rPr>
      </w:pPr>
      <w:r>
        <w:t>James saludó a sus compañeros con el puño y les recordó volver a reunirse en la semana en Colchester. Agradeció a Lauren, la hospitalidad y su deliciosa comida, con un apretón de manos, y decidió irse.</w:t>
      </w:r>
    </w:p>
    <w:p w14:paraId="630801BC" w14:textId="77777777" w:rsidR="00165010" w:rsidRDefault="00422D18">
      <w:pPr>
        <w:ind w:left="720"/>
        <w:rPr>
          <w:rPrChange w:id="578" w:author="Author" w:date="2024-06-26T12:40:00Z">
            <w:rPr>
              <w:sz w:val="28"/>
            </w:rPr>
          </w:rPrChange>
        </w:rPr>
      </w:pPr>
      <w:r>
        <w:t>― Te acompaño hasta la salida, le dijo Linda, adelantándose con las lleves de la puerta.</w:t>
      </w:r>
    </w:p>
    <w:p w14:paraId="45376EC0" w14:textId="6DE6EA73" w:rsidR="00165010" w:rsidRDefault="00422D18">
      <w:pPr>
        <w:ind w:left="720"/>
        <w:rPr>
          <w:rPrChange w:id="579" w:author="Author" w:date="2024-06-26T12:40:00Z">
            <w:rPr>
              <w:sz w:val="28"/>
            </w:rPr>
          </w:rPrChange>
        </w:rPr>
      </w:pPr>
      <w:r>
        <w:t xml:space="preserve">― Fue una muy linda reunión, créeme </w:t>
      </w:r>
      <w:r w:rsidR="00462522">
        <w:t>que</w:t>
      </w:r>
      <w:r>
        <w:t xml:space="preserve"> la pase muy bien, le dijo James dándole la espalda, de repente, se dio vuelta, y la abrazo en </w:t>
      </w:r>
      <w:r w:rsidR="00E23FA5">
        <w:t>silencio</w:t>
      </w:r>
      <w:r>
        <w:t xml:space="preserve"> y ambos </w:t>
      </w:r>
      <w:r w:rsidR="005C142E">
        <w:t>sintieron</w:t>
      </w:r>
      <w:r>
        <w:t xml:space="preserve"> en esos segundos la sensación de no separarse.</w:t>
      </w:r>
    </w:p>
    <w:p w14:paraId="17573535" w14:textId="7F6AB10E" w:rsidR="00954A22" w:rsidRDefault="00422D18">
      <w:pPr>
        <w:ind w:left="720"/>
      </w:pPr>
      <w:r>
        <w:t xml:space="preserve">― Nos comportamos como dos adolescentes, en algún momento lo tenemos </w:t>
      </w:r>
      <w:r w:rsidR="00462522">
        <w:t>que</w:t>
      </w:r>
      <w:r>
        <w:t xml:space="preserve"> hablar, se </w:t>
      </w:r>
      <w:r w:rsidR="005C142E">
        <w:t>sinceró</w:t>
      </w:r>
      <w:r>
        <w:t xml:space="preserve"> James, dándole un beso en la frente y alejándose rumbo a su automóvil, mientras, Linda no dijo nada por</w:t>
      </w:r>
      <w:r w:rsidR="00462522">
        <w:t>que</w:t>
      </w:r>
      <w:r>
        <w:t xml:space="preserve"> en ese momento no supo </w:t>
      </w:r>
      <w:r w:rsidR="00462522">
        <w:t>que</w:t>
      </w:r>
      <w:r>
        <w:t xml:space="preserve"> contestar, pensando, </w:t>
      </w:r>
      <w:r w:rsidR="00462522">
        <w:t>que</w:t>
      </w:r>
      <w:r>
        <w:t xml:space="preserve"> ella no se iba a regalar tan fácilmente más allá de la atracción </w:t>
      </w:r>
      <w:r w:rsidR="00462522">
        <w:t>que</w:t>
      </w:r>
      <w:r>
        <w:t xml:space="preserve"> </w:t>
      </w:r>
      <w:r w:rsidR="00F54961">
        <w:t>sentía</w:t>
      </w:r>
      <w:r>
        <w:t xml:space="preserve"> hacia él.   </w:t>
      </w:r>
      <w:r w:rsidR="00954A22">
        <w:br w:type="page"/>
      </w:r>
      <w:r>
        <w:lastRenderedPageBreak/>
        <w:t xml:space="preserve">El fiscal del condado de Colchester, Antony Davies, determinó </w:t>
      </w:r>
      <w:r w:rsidR="005C142E">
        <w:t>que</w:t>
      </w:r>
      <w:r>
        <w:t xml:space="preserve"> el cuerpo de </w:t>
      </w:r>
      <w:r w:rsidR="003C63D1">
        <w:t>Janica</w:t>
      </w:r>
      <w:r>
        <w:t xml:space="preserve"> </w:t>
      </w:r>
      <w:r w:rsidR="003C63D1">
        <w:t>Novak</w:t>
      </w:r>
      <w:r>
        <w:t xml:space="preserve">, junto a su cabeza, no fuera incinerado, solamente, perseverado y enterrado en el cementerio local, en un cajón especial, sunchado, hasta </w:t>
      </w:r>
      <w:r w:rsidR="00462522">
        <w:t>que</w:t>
      </w:r>
      <w:r>
        <w:t xml:space="preserve"> se cerrara la causa, al no encontrarse por el momentos rastros de ADN en su cuerpo de otras personas y en especial en el de Kevin Taylor, lo </w:t>
      </w:r>
      <w:r w:rsidR="00462522">
        <w:t>que</w:t>
      </w:r>
      <w:r>
        <w:t xml:space="preserve"> hace suponer a priori </w:t>
      </w:r>
      <w:r w:rsidR="00462522">
        <w:t>que</w:t>
      </w:r>
      <w:r>
        <w:t xml:space="preserve"> Taylor no tuvo partición directa en el crimen, como lo sugirió  </w:t>
      </w:r>
      <w:r w:rsidR="003060D5">
        <w:t>Steven</w:t>
      </w:r>
      <w:r>
        <w:t>, o fue muy precavido de no dejar sus huellas.</w:t>
      </w:r>
      <w:r w:rsidR="00954A22">
        <w:br w:type="page"/>
      </w:r>
      <w:r>
        <w:lastRenderedPageBreak/>
        <w:t xml:space="preserve">En rueda de café, con sus compañeros, James </w:t>
      </w:r>
      <w:r w:rsidR="005C142E">
        <w:t>insinuó</w:t>
      </w:r>
      <w:r>
        <w:t xml:space="preserve"> no estar completamente conforme con la investigación realizada con la muerte de </w:t>
      </w:r>
      <w:r w:rsidR="003C63D1">
        <w:t>Janica</w:t>
      </w:r>
      <w:r>
        <w:t xml:space="preserve"> </w:t>
      </w:r>
      <w:r w:rsidR="003C63D1">
        <w:t>Novak</w:t>
      </w:r>
      <w:r>
        <w:t>.</w:t>
      </w:r>
    </w:p>
    <w:p w14:paraId="36E1233B" w14:textId="28B6A4AE" w:rsidR="00165010" w:rsidRDefault="00000000">
      <w:pPr>
        <w:ind w:left="720"/>
        <w:rPr>
          <w:rPrChange w:id="580" w:author="Author" w:date="2024-06-26T12:40:00Z">
            <w:rPr>
              <w:sz w:val="28"/>
            </w:rPr>
          </w:rPrChange>
        </w:rPr>
      </w:pPr>
      <w:r>
        <w:t xml:space="preserve"> ― Si no encontramos el hilo de la madeja, jamás vamos a poder descifrar el misterio de su muerte, más allá de los avances realizados. Este caso podría salir de las </w:t>
      </w:r>
      <w:r w:rsidR="005C142E">
        <w:t>páginas</w:t>
      </w:r>
      <w:r>
        <w:t xml:space="preserve"> de una fábula pero se trata de una oscura historia verídica </w:t>
      </w:r>
      <w:r w:rsidR="00462522">
        <w:t>que</w:t>
      </w:r>
      <w:r>
        <w:t xml:space="preserve"> contienen todos los ingredientes de una novela policíaca.</w:t>
      </w:r>
    </w:p>
    <w:p w14:paraId="76117289" w14:textId="6875EBEF" w:rsidR="00165010" w:rsidRDefault="00000000">
      <w:pPr>
        <w:ind w:left="720"/>
      </w:pPr>
      <w:r>
        <w:t xml:space="preserve"> ― El </w:t>
      </w:r>
      <w:r w:rsidR="004B609E">
        <w:t>asesinato</w:t>
      </w:r>
      <w:r>
        <w:t xml:space="preserve"> de Kevin Taylor, en manos de Steven Nolan, nos privó de algún secreto escondido por el muerto. ¿Verdad?, le preguntó Grace.</w:t>
      </w:r>
    </w:p>
    <w:p w14:paraId="1663E563" w14:textId="74CA2DEE" w:rsidR="00165010" w:rsidRDefault="00000000">
      <w:pPr>
        <w:ind w:left="720"/>
        <w:rPr>
          <w:rPrChange w:id="581" w:author="Author" w:date="2024-06-26T12:40:00Z">
            <w:rPr>
              <w:sz w:val="28"/>
            </w:rPr>
          </w:rPrChange>
        </w:rPr>
      </w:pPr>
      <w:r>
        <w:t xml:space="preserve">James bebió un sorbo de café ― hizo una pausa </w:t>
      </w:r>
      <w:r w:rsidR="00071913">
        <w:t xml:space="preserve">― </w:t>
      </w:r>
      <w:r>
        <w:t xml:space="preserve">Seguramente, </w:t>
      </w:r>
      <w:r w:rsidR="00462522">
        <w:t>que</w:t>
      </w:r>
      <w:r>
        <w:t xml:space="preserve"> sí. Lo </w:t>
      </w:r>
      <w:r w:rsidR="00462522">
        <w:t>que</w:t>
      </w:r>
      <w:r>
        <w:t xml:space="preserve"> le confesó Kevin Taylor a </w:t>
      </w:r>
      <w:r w:rsidR="003060D5">
        <w:t>Steven</w:t>
      </w:r>
      <w:r>
        <w:t xml:space="preserve"> </w:t>
      </w:r>
      <w:r w:rsidR="00462522">
        <w:t>que</w:t>
      </w:r>
      <w:r>
        <w:t xml:space="preserve"> </w:t>
      </w:r>
      <w:r w:rsidR="00462522">
        <w:t>él</w:t>
      </w:r>
      <w:r>
        <w:t xml:space="preserve"> no participó del crimen, por</w:t>
      </w:r>
      <w:r w:rsidR="00462522">
        <w:t>que</w:t>
      </w:r>
      <w:r>
        <w:t xml:space="preserve"> la amaba </w:t>
      </w:r>
      <w:r w:rsidR="005C142E">
        <w:t>demasiado</w:t>
      </w:r>
      <w:r>
        <w:t xml:space="preserve">, deja a las claras </w:t>
      </w:r>
      <w:r w:rsidR="00462522">
        <w:t>que</w:t>
      </w:r>
      <w:r>
        <w:t xml:space="preserve"> la organización </w:t>
      </w:r>
      <w:r w:rsidR="00462522">
        <w:t>que</w:t>
      </w:r>
      <w:r>
        <w:t xml:space="preserve"> </w:t>
      </w:r>
      <w:r w:rsidR="005C142E">
        <w:t>está</w:t>
      </w:r>
      <w:r>
        <w:t xml:space="preserve"> detrás del </w:t>
      </w:r>
      <w:r w:rsidR="004B609E">
        <w:t>asesinato</w:t>
      </w:r>
      <w:r>
        <w:t xml:space="preserve"> de </w:t>
      </w:r>
      <w:r w:rsidR="003C63D1">
        <w:t>Janica</w:t>
      </w:r>
      <w:r>
        <w:t xml:space="preserve">, le marcó la cancha como se dice burdamente al hacerlo enfrentar con la cabeza de la joven, advirtiéndole </w:t>
      </w:r>
      <w:r w:rsidR="00462522">
        <w:t>que</w:t>
      </w:r>
      <w:r>
        <w:t xml:space="preserve"> sí los traicionaba, el próximo decapitado iba a ser él.</w:t>
      </w:r>
    </w:p>
    <w:p w14:paraId="1163C4EF" w14:textId="42687466" w:rsidR="00165010" w:rsidRDefault="00422D18">
      <w:pPr>
        <w:ind w:left="720"/>
        <w:rPr>
          <w:rPrChange w:id="582" w:author="Author" w:date="2024-06-26T12:40:00Z">
            <w:rPr>
              <w:sz w:val="28"/>
            </w:rPr>
          </w:rPrChange>
        </w:rPr>
      </w:pPr>
      <w:r>
        <w:t xml:space="preserve">― Y </w:t>
      </w:r>
      <w:r w:rsidR="00462522">
        <w:t>por qué</w:t>
      </w:r>
      <w:r>
        <w:t xml:space="preserve"> no pensar </w:t>
      </w:r>
      <w:r w:rsidR="00462522">
        <w:t>que</w:t>
      </w:r>
      <w:r>
        <w:t xml:space="preserve"> </w:t>
      </w:r>
      <w:r w:rsidR="003060D5">
        <w:t>Steven</w:t>
      </w:r>
      <w:r>
        <w:t xml:space="preserve"> es de la organización criminal, por más </w:t>
      </w:r>
      <w:r w:rsidR="00462522">
        <w:t>que</w:t>
      </w:r>
      <w:r>
        <w:t xml:space="preserve"> juré </w:t>
      </w:r>
      <w:r w:rsidR="00462522">
        <w:t>que</w:t>
      </w:r>
      <w:r>
        <w:t xml:space="preserve"> </w:t>
      </w:r>
      <w:r w:rsidR="00462522">
        <w:t>él</w:t>
      </w:r>
      <w:r>
        <w:t xml:space="preserve"> no conocía a esa clase de gente, comentó Linda. </w:t>
      </w:r>
    </w:p>
    <w:p w14:paraId="3B86C09E" w14:textId="780F02AE" w:rsidR="00165010" w:rsidRDefault="007D2EFA">
      <w:pPr>
        <w:ind w:left="720"/>
      </w:pPr>
      <w:r>
        <w:t>Arthur</w:t>
      </w:r>
      <w:r w:rsidR="00000000">
        <w:t xml:space="preserve"> </w:t>
      </w:r>
      <w:r w:rsidR="00F54961">
        <w:t>asintió</w:t>
      </w:r>
      <w:r w:rsidR="00000000">
        <w:t xml:space="preserve"> con la cabeza </w:t>
      </w:r>
      <w:r w:rsidR="00071913">
        <w:t xml:space="preserve">― </w:t>
      </w:r>
      <w:r w:rsidR="00000000">
        <w:t xml:space="preserve">Al ser reconocido por las cámaras cuando asfixió a Kevin inventó la historia </w:t>
      </w:r>
      <w:r w:rsidR="00462522">
        <w:t>que</w:t>
      </w:r>
      <w:r w:rsidR="00000000">
        <w:t xml:space="preserve"> su amigo lo tenía amenazado de muerte, sí la cuartada le sale bien los jurados </w:t>
      </w:r>
      <w:r w:rsidR="00462522">
        <w:t>que</w:t>
      </w:r>
      <w:r w:rsidR="00000000">
        <w:t xml:space="preserve"> van a decretar su condena podrían </w:t>
      </w:r>
      <w:r w:rsidR="005C142E">
        <w:t>considerar</w:t>
      </w:r>
      <w:r w:rsidR="00000000">
        <w:t xml:space="preserve"> </w:t>
      </w:r>
      <w:r w:rsidR="005C142E">
        <w:t>que</w:t>
      </w:r>
      <w:r w:rsidR="00000000">
        <w:t xml:space="preserve"> el </w:t>
      </w:r>
      <w:r w:rsidR="004B609E">
        <w:t>asesinato</w:t>
      </w:r>
      <w:r w:rsidR="00000000">
        <w:t xml:space="preserve"> de Kevin Taylor fue hecha por una persona por la cual defendió su vida ante la proximidad de la muerte, comentó.</w:t>
      </w:r>
    </w:p>
    <w:p w14:paraId="3B98454A" w14:textId="77777777" w:rsidR="00165010" w:rsidRDefault="00422D18">
      <w:pPr>
        <w:ind w:left="720"/>
        <w:rPr>
          <w:rPrChange w:id="583" w:author="Author" w:date="2024-06-26T12:40:00Z">
            <w:rPr>
              <w:sz w:val="28"/>
            </w:rPr>
          </w:rPrChange>
        </w:rPr>
      </w:pPr>
      <w:r>
        <w:t>― No dejan de ser teorías, no realidades. ¿Verdad?, contestó Miller.</w:t>
      </w:r>
    </w:p>
    <w:p w14:paraId="5BA70431" w14:textId="05F3FFF1" w:rsidR="00165010" w:rsidRDefault="00422D18">
      <w:pPr>
        <w:ind w:left="720"/>
        <w:rPr>
          <w:rPrChange w:id="584" w:author="Author" w:date="2024-06-26T12:40:00Z">
            <w:rPr>
              <w:sz w:val="28"/>
            </w:rPr>
          </w:rPrChange>
        </w:rPr>
      </w:pPr>
      <w:r>
        <w:t xml:space="preserve">― </w:t>
      </w:r>
      <w:r w:rsidR="003060D5">
        <w:t>Steven</w:t>
      </w:r>
      <w:r>
        <w:t xml:space="preserve"> </w:t>
      </w:r>
      <w:r w:rsidR="001348E8">
        <w:t>asesino</w:t>
      </w:r>
      <w:r>
        <w:t xml:space="preserve"> a Kevin con otro </w:t>
      </w:r>
      <w:r w:rsidR="005C142E">
        <w:t>propósito</w:t>
      </w:r>
      <w:r>
        <w:t xml:space="preserve"> y lo </w:t>
      </w:r>
      <w:r w:rsidR="005C142E">
        <w:t>está</w:t>
      </w:r>
      <w:r>
        <w:t xml:space="preserve"> ocultando, no creo </w:t>
      </w:r>
      <w:r w:rsidR="005C142E">
        <w:t>que</w:t>
      </w:r>
      <w:r>
        <w:t xml:space="preserve"> el miedo hacía su amigo lo haya llevado a matarlo. Alguien lo mandó a cometer el crimen. Quiero todo los antecedentes anteriores de </w:t>
      </w:r>
      <w:r w:rsidR="003060D5">
        <w:t>Steven</w:t>
      </w:r>
      <w:r>
        <w:t xml:space="preserve"> No</w:t>
      </w:r>
      <w:r w:rsidR="005C142E">
        <w:t>l</w:t>
      </w:r>
      <w:r>
        <w:t>an, le ordenó james a Miller.</w:t>
      </w:r>
    </w:p>
    <w:p w14:paraId="3158C39D" w14:textId="58107F75" w:rsidR="00165010" w:rsidRDefault="00422D18">
      <w:pPr>
        <w:ind w:left="720"/>
        <w:rPr>
          <w:rPrChange w:id="585" w:author="Author" w:date="2024-06-26T12:40:00Z">
            <w:rPr>
              <w:sz w:val="28"/>
            </w:rPr>
          </w:rPrChange>
        </w:rPr>
      </w:pPr>
      <w:r>
        <w:t xml:space="preserve">― Ya se investigó, una vida apacible en un </w:t>
      </w:r>
      <w:r w:rsidR="004B609E">
        <w:t>gimnasio</w:t>
      </w:r>
      <w:r>
        <w:t xml:space="preserve"> de Deal, pero, nada se sabe a ciencia cierta de sus anteriores domicilios, más allá </w:t>
      </w:r>
      <w:r w:rsidR="00462522">
        <w:t>que</w:t>
      </w:r>
      <w:r>
        <w:t xml:space="preserve"> confesó </w:t>
      </w:r>
      <w:r w:rsidR="00F01BE6">
        <w:t>que</w:t>
      </w:r>
      <w:r>
        <w:t xml:space="preserve"> vivió en Londres, y, además, </w:t>
      </w:r>
      <w:r w:rsidR="00462522">
        <w:t>que</w:t>
      </w:r>
      <w:r>
        <w:t xml:space="preserve"> tiene familiares allí, le contestó Miller.</w:t>
      </w:r>
    </w:p>
    <w:p w14:paraId="35552285" w14:textId="0CC502DE" w:rsidR="00165010" w:rsidRDefault="00422D18">
      <w:pPr>
        <w:ind w:left="720"/>
        <w:rPr>
          <w:rPrChange w:id="586" w:author="Author" w:date="2024-06-26T12:40:00Z">
            <w:rPr>
              <w:sz w:val="28"/>
            </w:rPr>
          </w:rPrChange>
        </w:rPr>
      </w:pPr>
      <w:r>
        <w:t xml:space="preserve">― Bien, busca la dirección de Londres, donde vivía </w:t>
      </w:r>
      <w:r w:rsidR="003060D5">
        <w:t>Steven</w:t>
      </w:r>
      <w:r>
        <w:t xml:space="preserve">, </w:t>
      </w:r>
      <w:r w:rsidR="00462522">
        <w:t>que</w:t>
      </w:r>
      <w:r>
        <w:t xml:space="preserve"> pronto le haremos una </w:t>
      </w:r>
      <w:r w:rsidR="00E23FA5">
        <w:t>visita</w:t>
      </w:r>
      <w:r>
        <w:t>, le dijo James.</w:t>
      </w:r>
    </w:p>
    <w:p w14:paraId="1E1A22E8" w14:textId="4410CF0E" w:rsidR="00165010" w:rsidRDefault="00000000">
      <w:pPr>
        <w:ind w:left="720"/>
        <w:rPr>
          <w:rPrChange w:id="587" w:author="Author" w:date="2024-06-26T12:40:00Z">
            <w:rPr>
              <w:sz w:val="28"/>
            </w:rPr>
          </w:rPrChange>
        </w:rPr>
      </w:pPr>
      <w:r>
        <w:t xml:space="preserve">Grace ojeó su móvil y vio el mensaje de Irina. Había regresado de Oslo y se encontrarían por la noche, cerró su teléfono y con una amplia sonrisa y vació la copa de cerveza </w:t>
      </w:r>
      <w:r w:rsidR="00462522">
        <w:t>que</w:t>
      </w:r>
      <w:r>
        <w:t xml:space="preserve"> tenía frente a ella.</w:t>
      </w:r>
    </w:p>
    <w:p w14:paraId="6BB9E8E8" w14:textId="77777777" w:rsidR="00165010" w:rsidRDefault="00422D18">
      <w:pPr>
        <w:ind w:left="720"/>
        <w:rPr>
          <w:rPrChange w:id="588" w:author="Author" w:date="2024-06-26T12:40:00Z">
            <w:rPr>
              <w:sz w:val="28"/>
            </w:rPr>
          </w:rPrChange>
        </w:rPr>
      </w:pPr>
      <w:r>
        <w:t>― Buenas noticias, le inquirió James.</w:t>
      </w:r>
    </w:p>
    <w:p w14:paraId="4C1D68F2" w14:textId="7513A9CC" w:rsidR="00852C1B" w:rsidRDefault="00000000">
      <w:pPr>
        <w:ind w:left="720"/>
      </w:pPr>
      <w:r>
        <w:t xml:space="preserve">Grace exhaló profundo </w:t>
      </w:r>
      <w:r w:rsidR="00071913">
        <w:t xml:space="preserve">― </w:t>
      </w:r>
      <w:r>
        <w:t xml:space="preserve">Mas </w:t>
      </w:r>
      <w:r w:rsidR="00462522">
        <w:t>que</w:t>
      </w:r>
      <w:r>
        <w:t xml:space="preserve"> buenas noticias, regresó Irina de Oslo. Nos vemos    en Maldon esta noche.</w:t>
      </w:r>
    </w:p>
    <w:p w14:paraId="06A64E6A" w14:textId="1F4FEB3A" w:rsidR="00852C1B" w:rsidRDefault="00852C1B">
      <w:pPr>
        <w:ind w:left="720"/>
      </w:pPr>
    </w:p>
    <w:p w14:paraId="63C773A5" w14:textId="77777777" w:rsidR="00852C1B" w:rsidRDefault="00852C1B" w:rsidP="008A3B13">
      <w:pPr>
        <w:ind w:left="720"/>
        <w:jc w:val="center"/>
      </w:pPr>
      <w:r>
        <w:t>******</w:t>
      </w:r>
    </w:p>
    <w:p w14:paraId="75AC7A3F" w14:textId="77777777" w:rsidR="00852C1B" w:rsidRDefault="00852C1B">
      <w:pPr>
        <w:ind w:left="720"/>
      </w:pPr>
    </w:p>
    <w:p w14:paraId="74DAC602" w14:textId="4F441259" w:rsidR="00165010" w:rsidRDefault="00000000">
      <w:pPr>
        <w:ind w:left="720"/>
        <w:rPr>
          <w:rPrChange w:id="589" w:author="Author" w:date="2024-06-26T12:40:00Z">
            <w:rPr>
              <w:sz w:val="28"/>
            </w:rPr>
          </w:rPrChange>
        </w:rPr>
      </w:pPr>
      <w:r>
        <w:t xml:space="preserve">Recostada en la cama, Grace, entreabrió los ojos </w:t>
      </w:r>
      <w:r w:rsidR="00462522">
        <w:t>que</w:t>
      </w:r>
      <w:r>
        <w:t xml:space="preserve"> se fueron acostumbrando en esa habitación en penumbras, Irina dormía boca </w:t>
      </w:r>
      <w:r w:rsidR="00F01BE6">
        <w:t>abajo</w:t>
      </w:r>
      <w:r>
        <w:t xml:space="preserve"> con la espalda descubierta,  mientras, Mara, una morena de pelo corto, semi desnuda y de pechos grandes y turgentes, dormía a su lado con una botella de alcohol vacía en la mano, en un amanecer </w:t>
      </w:r>
      <w:r w:rsidR="00462522">
        <w:t>que</w:t>
      </w:r>
      <w:r>
        <w:t xml:space="preserve"> se presentaba lluvioso.</w:t>
      </w:r>
    </w:p>
    <w:p w14:paraId="351AF7C0" w14:textId="4E604782" w:rsidR="00165010" w:rsidRDefault="00000000">
      <w:pPr>
        <w:ind w:left="720"/>
        <w:rPr>
          <w:rPrChange w:id="590" w:author="Author" w:date="2024-06-26T12:40:00Z">
            <w:rPr>
              <w:sz w:val="28"/>
            </w:rPr>
          </w:rPrChange>
        </w:rPr>
      </w:pPr>
      <w:r>
        <w:t xml:space="preserve">Grace se tocó la frente caliente producto de una resaca, mezclada, seguramente con alguna droga </w:t>
      </w:r>
      <w:r w:rsidR="00462522">
        <w:t>que</w:t>
      </w:r>
      <w:r>
        <w:t xml:space="preserve"> había traído Irina, y </w:t>
      </w:r>
      <w:r w:rsidR="00462522">
        <w:t>que</w:t>
      </w:r>
      <w:r>
        <w:t xml:space="preserve">, además, se sacó el gustó del </w:t>
      </w:r>
      <w:r w:rsidR="00F01BE6">
        <w:t>trio</w:t>
      </w:r>
      <w:r>
        <w:t xml:space="preserve">, el de volverla a ver después de unos meses terminó por convencerla </w:t>
      </w:r>
      <w:r w:rsidR="00071913">
        <w:t xml:space="preserve">― </w:t>
      </w:r>
      <w:r>
        <w:t xml:space="preserve">Bueno tan mal no la pasé, pensó, </w:t>
      </w:r>
      <w:r w:rsidR="004B609E">
        <w:t>aunque</w:t>
      </w:r>
      <w:r>
        <w:t xml:space="preserve"> los mayores mimos los había recibido Mara.</w:t>
      </w:r>
    </w:p>
    <w:p w14:paraId="669F3FEA" w14:textId="702E0051" w:rsidR="00165010" w:rsidRDefault="00000000">
      <w:pPr>
        <w:ind w:left="720"/>
        <w:rPr>
          <w:rPrChange w:id="591" w:author="Author" w:date="2024-06-26T12:40:00Z">
            <w:rPr>
              <w:sz w:val="28"/>
            </w:rPr>
          </w:rPrChange>
        </w:rPr>
      </w:pPr>
      <w:r>
        <w:t xml:space="preserve">Se bañó en </w:t>
      </w:r>
      <w:r w:rsidR="00E23FA5">
        <w:t>silencio</w:t>
      </w:r>
      <w:r>
        <w:t xml:space="preserve">, para después poner rumbo a la estación policial de Colchester, donde la estarían esperando sus compañeros, después hablaría con Irina, </w:t>
      </w:r>
      <w:r w:rsidR="00462522">
        <w:t>que</w:t>
      </w:r>
      <w:r>
        <w:t xml:space="preserve"> la </w:t>
      </w:r>
      <w:r>
        <w:lastRenderedPageBreak/>
        <w:t xml:space="preserve">encontró algo distante esa noche, a pesar de las caricias y los besos ardientes </w:t>
      </w:r>
      <w:r w:rsidR="00462522">
        <w:t>que</w:t>
      </w:r>
      <w:r>
        <w:t xml:space="preserve"> le había dado. </w:t>
      </w:r>
    </w:p>
    <w:p w14:paraId="0663D292" w14:textId="7FA508EC" w:rsidR="00165010" w:rsidRDefault="00000000">
      <w:pPr>
        <w:ind w:left="720"/>
        <w:rPr>
          <w:rPrChange w:id="592" w:author="Author" w:date="2024-06-26T12:40:00Z">
            <w:rPr>
              <w:sz w:val="28"/>
            </w:rPr>
          </w:rPrChange>
        </w:rPr>
      </w:pPr>
      <w:r>
        <w:t xml:space="preserve">Antes de marcharse, observó, sobre una </w:t>
      </w:r>
      <w:r w:rsidR="004B609E">
        <w:t>silla</w:t>
      </w:r>
      <w:r>
        <w:t xml:space="preserve"> la mochila de Irina, y de repente, comenzó a revisarla, quizás lo hizo pensando en los procedimientos policiales y no </w:t>
      </w:r>
      <w:r w:rsidR="00462522">
        <w:t>que</w:t>
      </w:r>
      <w:r>
        <w:t xml:space="preserve"> se trataba de su pareja. Le vasto un par de segundos para darse cuenta, </w:t>
      </w:r>
      <w:r w:rsidR="00462522">
        <w:t>que</w:t>
      </w:r>
      <w:r>
        <w:t xml:space="preserve"> lo de Mara no era </w:t>
      </w:r>
      <w:r w:rsidR="00F01BE6">
        <w:t>reciente</w:t>
      </w:r>
      <w:r>
        <w:t>, una foto con dedicatoria y anotaciones antes de su viaje a Oslo.</w:t>
      </w:r>
    </w:p>
    <w:p w14:paraId="42801237" w14:textId="2CA20179" w:rsidR="00852C1B" w:rsidRDefault="00000000">
      <w:pPr>
        <w:ind w:left="720"/>
      </w:pPr>
      <w:r>
        <w:t>Cerró la mochila y se fue con una bronca contenida para no despertarla y amar un escándalo con pruebas suficientes de traición hacia ella.</w:t>
      </w:r>
      <w:r w:rsidR="00852C1B">
        <w:br w:type="page"/>
      </w:r>
      <w:r>
        <w:lastRenderedPageBreak/>
        <w:t xml:space="preserve">Cuando James, la encontró a Grace en soledad tomando un café en la estación policial, ella hizo sólo una mueca y </w:t>
      </w:r>
      <w:r w:rsidR="004B609E">
        <w:t>sin</w:t>
      </w:r>
      <w:r>
        <w:t xml:space="preserve"> hablar vació el pocillo, después, prendió un cigarro, mirando la nada.</w:t>
      </w:r>
    </w:p>
    <w:p w14:paraId="620BA261" w14:textId="309BBEE8" w:rsidR="00165010" w:rsidRDefault="00422D18">
      <w:pPr>
        <w:ind w:left="720"/>
        <w:rPr>
          <w:rPrChange w:id="593" w:author="Author" w:date="2024-06-26T12:40:00Z">
            <w:rPr>
              <w:sz w:val="28"/>
            </w:rPr>
          </w:rPrChange>
        </w:rPr>
      </w:pPr>
      <w:r>
        <w:t xml:space="preserve">― Por tu cara veo </w:t>
      </w:r>
      <w:r w:rsidR="00462522">
        <w:t>que</w:t>
      </w:r>
      <w:r>
        <w:t xml:space="preserve"> no la pasaste bien a noche, o seguramente se excedieron en el encuentro, dijo James sonriendo, tocándole la mano.</w:t>
      </w:r>
    </w:p>
    <w:p w14:paraId="73614AA3" w14:textId="6FA8C13F" w:rsidR="00165010" w:rsidRDefault="00000000">
      <w:pPr>
        <w:ind w:left="720"/>
        <w:rPr>
          <w:rPrChange w:id="594" w:author="Author" w:date="2024-06-26T12:40:00Z">
            <w:rPr>
              <w:sz w:val="28"/>
            </w:rPr>
          </w:rPrChange>
        </w:rPr>
      </w:pPr>
      <w:r>
        <w:t xml:space="preserve">Grace exhaló </w:t>
      </w:r>
      <w:r w:rsidR="00071913">
        <w:t xml:space="preserve">― </w:t>
      </w:r>
      <w:r>
        <w:t xml:space="preserve">La pasé más </w:t>
      </w:r>
      <w:r w:rsidR="00462522">
        <w:t>que</w:t>
      </w:r>
      <w:r>
        <w:t xml:space="preserve"> bien, </w:t>
      </w:r>
      <w:r w:rsidR="00F01BE6">
        <w:t>ansiaba</w:t>
      </w:r>
      <w:r>
        <w:t xml:space="preserve"> volverla a ver, pero para mí todo se terminó.</w:t>
      </w:r>
    </w:p>
    <w:p w14:paraId="76794287" w14:textId="6FA48AA7" w:rsidR="00165010" w:rsidRDefault="00000000">
      <w:pPr>
        <w:ind w:left="720"/>
        <w:rPr>
          <w:rPrChange w:id="595" w:author="Author" w:date="2024-06-26T12:40:00Z">
            <w:rPr>
              <w:sz w:val="28"/>
            </w:rPr>
          </w:rPrChange>
        </w:rPr>
      </w:pPr>
      <w:r>
        <w:t xml:space="preserve">James arrugó la frente </w:t>
      </w:r>
      <w:r w:rsidR="00071913">
        <w:t xml:space="preserve">― </w:t>
      </w:r>
      <w:r>
        <w:t xml:space="preserve">¿De </w:t>
      </w:r>
      <w:r w:rsidR="00462522">
        <w:t>qué</w:t>
      </w:r>
      <w:r>
        <w:t xml:space="preserve"> </w:t>
      </w:r>
      <w:r w:rsidR="00F01BE6">
        <w:t>estás</w:t>
      </w:r>
      <w:r>
        <w:t xml:space="preserve"> hablando?</w:t>
      </w:r>
    </w:p>
    <w:p w14:paraId="24FA23DD" w14:textId="7EB84EE3" w:rsidR="00165010" w:rsidRDefault="00422D18">
      <w:pPr>
        <w:ind w:left="720"/>
        <w:rPr>
          <w:rPrChange w:id="596" w:author="Author" w:date="2024-06-26T12:40:00Z">
            <w:rPr>
              <w:sz w:val="28"/>
            </w:rPr>
          </w:rPrChange>
        </w:rPr>
      </w:pPr>
      <w:r>
        <w:t xml:space="preserve">― Irina me estaba traicionando, con una joven morena </w:t>
      </w:r>
      <w:r w:rsidR="00462522">
        <w:t>que</w:t>
      </w:r>
      <w:r>
        <w:t xml:space="preserve"> me presentó a noche y compartimos la cama.</w:t>
      </w:r>
    </w:p>
    <w:p w14:paraId="2B3EA1A4" w14:textId="5083C038" w:rsidR="00165010" w:rsidRDefault="00422D18">
      <w:pPr>
        <w:ind w:left="720"/>
        <w:rPr>
          <w:rPrChange w:id="597" w:author="Author" w:date="2024-06-26T12:40:00Z">
            <w:rPr>
              <w:sz w:val="28"/>
            </w:rPr>
          </w:rPrChange>
        </w:rPr>
      </w:pPr>
      <w:r>
        <w:t xml:space="preserve">― ¿Como lo </w:t>
      </w:r>
      <w:r w:rsidR="004B609E">
        <w:t>sabes</w:t>
      </w:r>
      <w:r>
        <w:t>, o son solamente celos?, le indagó James.</w:t>
      </w:r>
    </w:p>
    <w:p w14:paraId="1CCBC794" w14:textId="2B296508" w:rsidR="00165010" w:rsidRDefault="00000000">
      <w:pPr>
        <w:ind w:left="720"/>
        <w:rPr>
          <w:rPrChange w:id="598" w:author="Author" w:date="2024-06-26T12:40:00Z">
            <w:rPr>
              <w:sz w:val="28"/>
            </w:rPr>
          </w:rPrChange>
        </w:rPr>
      </w:pPr>
      <w:r>
        <w:t xml:space="preserve">Ella negó con la cabeza </w:t>
      </w:r>
      <w:r w:rsidR="00071913">
        <w:t xml:space="preserve">― </w:t>
      </w:r>
      <w:r>
        <w:t xml:space="preserve">Irina adujo </w:t>
      </w:r>
      <w:r w:rsidR="00462522">
        <w:t>que</w:t>
      </w:r>
      <w:r>
        <w:t xml:space="preserve"> la conoció en el viaje de regreso a Londres y </w:t>
      </w:r>
      <w:r w:rsidR="00462522">
        <w:t>que</w:t>
      </w:r>
      <w:r>
        <w:t xml:space="preserve"> la morena le confesó </w:t>
      </w:r>
      <w:r w:rsidR="00462522">
        <w:t>que</w:t>
      </w:r>
      <w:r>
        <w:t xml:space="preserve"> practicaba el sexo lésbico, (con mujeres ) pero </w:t>
      </w:r>
      <w:r w:rsidR="004B609E">
        <w:t>sin</w:t>
      </w:r>
      <w:r>
        <w:t xml:space="preserve"> ningún compromiso, pero al revisarle sus pertenencias antes de venir hacía aquí descubrí </w:t>
      </w:r>
      <w:r w:rsidR="00F01BE6">
        <w:t>que</w:t>
      </w:r>
      <w:r>
        <w:t xml:space="preserve"> en verdad era su pareja, antes </w:t>
      </w:r>
      <w:r w:rsidR="00462522">
        <w:t>que</w:t>
      </w:r>
      <w:r>
        <w:t xml:space="preserve"> se fuera a Oslo, dijo Grace y guardó </w:t>
      </w:r>
      <w:r w:rsidR="00E23FA5">
        <w:t>silencio</w:t>
      </w:r>
      <w:r>
        <w:t>.</w:t>
      </w:r>
    </w:p>
    <w:p w14:paraId="50B438AE" w14:textId="67C12593" w:rsidR="00165010" w:rsidRDefault="00422D18">
      <w:pPr>
        <w:ind w:left="720"/>
        <w:rPr>
          <w:rPrChange w:id="599" w:author="Author" w:date="2024-06-26T12:40:00Z">
            <w:rPr>
              <w:sz w:val="28"/>
            </w:rPr>
          </w:rPrChange>
        </w:rPr>
      </w:pPr>
      <w:r>
        <w:t xml:space="preserve">― ¿La </w:t>
      </w:r>
      <w:r w:rsidR="00F01BE6">
        <w:t>amas</w:t>
      </w:r>
      <w:r>
        <w:t xml:space="preserve"> mucho verdad?, le preguntó James.</w:t>
      </w:r>
    </w:p>
    <w:p w14:paraId="2CEF42BB" w14:textId="16369782" w:rsidR="00165010" w:rsidRDefault="00000000">
      <w:pPr>
        <w:ind w:left="720"/>
        <w:rPr>
          <w:rPrChange w:id="600" w:author="Author" w:date="2024-06-26T12:40:00Z">
            <w:rPr>
              <w:sz w:val="28"/>
            </w:rPr>
          </w:rPrChange>
        </w:rPr>
      </w:pPr>
      <w:r>
        <w:t xml:space="preserve">Grace </w:t>
      </w:r>
      <w:r w:rsidR="00F54961">
        <w:t>asintió</w:t>
      </w:r>
      <w:r>
        <w:t xml:space="preserve"> con la cabeza </w:t>
      </w:r>
      <w:r w:rsidR="00071913">
        <w:t xml:space="preserve">― </w:t>
      </w:r>
      <w:r>
        <w:t xml:space="preserve">El amor entre mujeres es mucho más fiel y fuerte de lo realmente se cree, </w:t>
      </w:r>
      <w:r w:rsidR="00462522">
        <w:t>por qué</w:t>
      </w:r>
      <w:r>
        <w:t xml:space="preserve"> no existen tantas traiciones como las parejas heterosexuales.</w:t>
      </w:r>
    </w:p>
    <w:p w14:paraId="71DFB967" w14:textId="33FD8FE2" w:rsidR="00165010" w:rsidRDefault="00422D18">
      <w:pPr>
        <w:ind w:left="720"/>
        <w:rPr>
          <w:rPrChange w:id="601" w:author="Author" w:date="2024-06-26T12:40:00Z">
            <w:rPr>
              <w:sz w:val="28"/>
            </w:rPr>
          </w:rPrChange>
        </w:rPr>
      </w:pPr>
      <w:r>
        <w:t xml:space="preserve">― ¿Y </w:t>
      </w:r>
      <w:r w:rsidR="00462522">
        <w:t>qué</w:t>
      </w:r>
      <w:r>
        <w:t xml:space="preserve"> vas hacer ahora?, le indagó James.</w:t>
      </w:r>
    </w:p>
    <w:p w14:paraId="2ED88A79" w14:textId="4FF3711D" w:rsidR="00165010" w:rsidRDefault="00422D18">
      <w:pPr>
        <w:ind w:left="720"/>
        <w:rPr>
          <w:rPrChange w:id="602" w:author="Author" w:date="2024-06-26T12:40:00Z">
            <w:rPr>
              <w:sz w:val="28"/>
            </w:rPr>
          </w:rPrChange>
        </w:rPr>
      </w:pPr>
      <w:r>
        <w:t xml:space="preserve">― Echarla de mi casa, o </w:t>
      </w:r>
      <w:r w:rsidR="00F01BE6">
        <w:t>acaso</w:t>
      </w:r>
      <w:r>
        <w:t xml:space="preserve"> hay otra opción, dijo a secas.</w:t>
      </w:r>
    </w:p>
    <w:p w14:paraId="444506B8" w14:textId="18D8F05B" w:rsidR="00165010" w:rsidRDefault="00422D18">
      <w:pPr>
        <w:ind w:left="720"/>
        <w:rPr>
          <w:rPrChange w:id="603" w:author="Author" w:date="2024-06-26T12:40:00Z">
            <w:rPr>
              <w:sz w:val="28"/>
            </w:rPr>
          </w:rPrChange>
        </w:rPr>
      </w:pPr>
      <w:r>
        <w:t xml:space="preserve">― Si, darle otra oportunidad, Irina es muy joven, seguramente, se va arrepentir, le </w:t>
      </w:r>
      <w:r w:rsidR="00F01BE6">
        <w:t>respondió</w:t>
      </w:r>
      <w:r>
        <w:t xml:space="preserve"> James.</w:t>
      </w:r>
    </w:p>
    <w:p w14:paraId="271F949E" w14:textId="28CB48EA" w:rsidR="00165010" w:rsidRDefault="00422D18">
      <w:pPr>
        <w:ind w:left="720"/>
        <w:rPr>
          <w:rPrChange w:id="604" w:author="Author" w:date="2024-06-26T12:40:00Z">
            <w:rPr>
              <w:sz w:val="28"/>
            </w:rPr>
          </w:rPrChange>
        </w:rPr>
      </w:pPr>
      <w:r>
        <w:t xml:space="preserve">― Lo </w:t>
      </w:r>
      <w:r w:rsidR="00F01BE6">
        <w:t>siento</w:t>
      </w:r>
      <w:r>
        <w:t xml:space="preserve">, seguramente, yo voy a sufrir más </w:t>
      </w:r>
      <w:r w:rsidR="00462522">
        <w:t>que</w:t>
      </w:r>
      <w:r>
        <w:t xml:space="preserve"> ella, por</w:t>
      </w:r>
      <w:r w:rsidR="00462522">
        <w:t>que</w:t>
      </w:r>
      <w:r>
        <w:t xml:space="preserve"> la felicidad </w:t>
      </w:r>
      <w:r w:rsidR="00E23FA5">
        <w:t>siempre</w:t>
      </w:r>
      <w:r>
        <w:t xml:space="preserve"> depende de uno mismo, el bienestar no. Irina pasa sus días </w:t>
      </w:r>
      <w:r w:rsidR="00F01BE6">
        <w:t>persiguiendo</w:t>
      </w:r>
      <w:r>
        <w:t xml:space="preserve"> placeres temporales y evitando las incomodidades para no enfrentar su </w:t>
      </w:r>
      <w:r w:rsidR="004B609E">
        <w:t>situación</w:t>
      </w:r>
      <w:r>
        <w:t>.</w:t>
      </w:r>
    </w:p>
    <w:p w14:paraId="019527BA" w14:textId="10735C3B" w:rsidR="00165010" w:rsidRDefault="00422D18">
      <w:pPr>
        <w:ind w:left="720"/>
        <w:rPr>
          <w:rPrChange w:id="605" w:author="Author" w:date="2024-06-26T12:40:00Z">
            <w:rPr>
              <w:sz w:val="28"/>
            </w:rPr>
          </w:rPrChange>
        </w:rPr>
      </w:pPr>
      <w:r>
        <w:t>― ¿</w:t>
      </w:r>
      <w:r w:rsidR="00462522">
        <w:t>Por qué</w:t>
      </w:r>
      <w:r>
        <w:t>?, la indagó James.</w:t>
      </w:r>
    </w:p>
    <w:p w14:paraId="3662FA99" w14:textId="0B5D1AFA" w:rsidR="00852C1B" w:rsidRDefault="00422D18">
      <w:pPr>
        <w:ind w:left="720"/>
      </w:pPr>
      <w:r>
        <w:t xml:space="preserve">― Simplemente, </w:t>
      </w:r>
      <w:r w:rsidR="00462522">
        <w:t>por qué</w:t>
      </w:r>
      <w:r>
        <w:t xml:space="preserve"> no tiene filosofía de vida. Es así como quiere vivir. ¿Se le puede perdonar con el tiempo seguro </w:t>
      </w:r>
      <w:r w:rsidR="00462522">
        <w:t>que</w:t>
      </w:r>
      <w:r>
        <w:t xml:space="preserve"> sí? por</w:t>
      </w:r>
      <w:r w:rsidR="00462522">
        <w:t>que</w:t>
      </w:r>
      <w:r>
        <w:t xml:space="preserve"> es </w:t>
      </w:r>
      <w:r w:rsidR="00F01BE6">
        <w:t>demasiada</w:t>
      </w:r>
      <w:r>
        <w:t xml:space="preserve"> joven, pero no ahora, le contestó Grace.</w:t>
      </w:r>
      <w:r w:rsidR="00852C1B">
        <w:br w:type="page"/>
      </w:r>
      <w:r>
        <w:lastRenderedPageBreak/>
        <w:t xml:space="preserve">                      18 meses antes del </w:t>
      </w:r>
      <w:r w:rsidR="004B609E">
        <w:t>asesinato</w:t>
      </w:r>
      <w:r>
        <w:t xml:space="preserve"> de </w:t>
      </w:r>
      <w:r w:rsidR="003C63D1">
        <w:t>Janica</w:t>
      </w:r>
      <w:r>
        <w:t xml:space="preserve"> </w:t>
      </w:r>
      <w:r w:rsidR="003C63D1">
        <w:t>Novak</w:t>
      </w:r>
      <w:r>
        <w:t>, en Londres</w:t>
      </w:r>
    </w:p>
    <w:p w14:paraId="4C83C0A6" w14:textId="77777777" w:rsidR="00165010" w:rsidRDefault="00165010">
      <w:pPr>
        <w:ind w:left="720"/>
        <w:rPr>
          <w:sz w:val="28"/>
          <w:szCs w:val="28"/>
        </w:rPr>
      </w:pPr>
    </w:p>
    <w:p w14:paraId="758282D5" w14:textId="77777777" w:rsidR="00165010" w:rsidRDefault="00165010">
      <w:pPr>
        <w:ind w:left="720"/>
        <w:rPr>
          <w:sz w:val="28"/>
          <w:szCs w:val="28"/>
        </w:rPr>
      </w:pPr>
    </w:p>
    <w:p w14:paraId="2AE2201D" w14:textId="77777777" w:rsidR="00165010" w:rsidRDefault="00165010">
      <w:pPr>
        <w:ind w:left="720"/>
        <w:rPr>
          <w:ins w:id="606" w:author="Author" w:date="2024-06-26T12:40:00Z"/>
          <w:sz w:val="28"/>
          <w:szCs w:val="28"/>
        </w:rPr>
      </w:pPr>
    </w:p>
    <w:p w14:paraId="3FF6C064" w14:textId="77777777" w:rsidR="00165010" w:rsidRDefault="00000000">
      <w:pPr>
        <w:ind w:left="720"/>
        <w:rPr>
          <w:rPrChange w:id="607" w:author="Author" w:date="2024-06-26T12:40:00Z">
            <w:rPr>
              <w:sz w:val="28"/>
            </w:rPr>
          </w:rPrChange>
        </w:rPr>
      </w:pPr>
      <w:r>
        <w:t xml:space="preserve">                     </w:t>
      </w:r>
    </w:p>
    <w:p w14:paraId="783F9D95" w14:textId="09194A59" w:rsidR="00165010" w:rsidRDefault="00000000">
      <w:pPr>
        <w:ind w:left="720"/>
      </w:pPr>
      <w:r>
        <w:t xml:space="preserve">Una joven mujer entró apresurada al subterráneo </w:t>
      </w:r>
      <w:r w:rsidR="004B609E">
        <w:t>sin</w:t>
      </w:r>
      <w:r>
        <w:t xml:space="preserve"> advertir </w:t>
      </w:r>
      <w:r w:rsidR="00462522">
        <w:t>que</w:t>
      </w:r>
      <w:r>
        <w:t xml:space="preserve"> su chalina roja había </w:t>
      </w:r>
      <w:r w:rsidR="00F01BE6">
        <w:t>quedado</w:t>
      </w:r>
      <w:r>
        <w:t xml:space="preserve"> atrapada entre las dos puertas, con la formación en movimiento. Forcejeó con </w:t>
      </w:r>
      <w:r w:rsidR="00194DD9">
        <w:t>signos</w:t>
      </w:r>
      <w:r>
        <w:t xml:space="preserve"> de pánico </w:t>
      </w:r>
      <w:r w:rsidR="004B609E">
        <w:t>sin</w:t>
      </w:r>
      <w:r>
        <w:t xml:space="preserve"> poder lograrlo, hasta </w:t>
      </w:r>
      <w:r w:rsidR="00462522">
        <w:t>que</w:t>
      </w:r>
      <w:r>
        <w:t xml:space="preserve"> dos manos lograron desactivarla, la joven a punto de caer al piso fue sostenida por una mujer, mientras los pasajeros al ver la escena empezaron aplaudir a un joven </w:t>
      </w:r>
      <w:r w:rsidR="00462522">
        <w:t>que</w:t>
      </w:r>
      <w:r>
        <w:t xml:space="preserve"> exhalando agradecía la actitud de la gente.</w:t>
      </w:r>
    </w:p>
    <w:p w14:paraId="3B8D547E" w14:textId="77777777" w:rsidR="00165010" w:rsidRDefault="00422D18">
      <w:pPr>
        <w:ind w:left="720"/>
        <w:rPr>
          <w:rPrChange w:id="608" w:author="Author" w:date="2024-06-26T12:40:00Z">
            <w:rPr>
              <w:sz w:val="28"/>
            </w:rPr>
          </w:rPrChange>
        </w:rPr>
      </w:pPr>
      <w:r>
        <w:t>― Gracias, señor, mi torpeza me llevó a cometer una imprudencia, le dijo la joven.</w:t>
      </w:r>
    </w:p>
    <w:p w14:paraId="37EF26E3" w14:textId="59572025" w:rsidR="00165010" w:rsidRDefault="00422D18">
      <w:pPr>
        <w:ind w:left="720"/>
        <w:rPr>
          <w:rPrChange w:id="609" w:author="Author" w:date="2024-06-26T12:40:00Z">
            <w:rPr>
              <w:sz w:val="28"/>
            </w:rPr>
          </w:rPrChange>
        </w:rPr>
      </w:pPr>
      <w:r>
        <w:t xml:space="preserve">― No te culpes, a muchas gente le sucede lo mismo, sí bien el servicio es muy eficiente, actúa </w:t>
      </w:r>
      <w:r w:rsidR="005C142E">
        <w:t>demasiado</w:t>
      </w:r>
      <w:r>
        <w:t xml:space="preserve"> rápido, le contestó un joven alto y delgado </w:t>
      </w:r>
      <w:r w:rsidR="00462522">
        <w:t>que</w:t>
      </w:r>
      <w:r>
        <w:t xml:space="preserve"> </w:t>
      </w:r>
      <w:r w:rsidR="00E23FA5">
        <w:t>vestía</w:t>
      </w:r>
      <w:r>
        <w:t xml:space="preserve"> ropas deportivas.</w:t>
      </w:r>
    </w:p>
    <w:p w14:paraId="6CB3A662" w14:textId="7E67CAC3" w:rsidR="00165010" w:rsidRDefault="00000000">
      <w:pPr>
        <w:ind w:left="720"/>
        <w:rPr>
          <w:rPrChange w:id="610" w:author="Author" w:date="2024-06-26T12:40:00Z">
            <w:rPr>
              <w:sz w:val="28"/>
            </w:rPr>
          </w:rPrChange>
        </w:rPr>
      </w:pPr>
      <w:r>
        <w:t xml:space="preserve">Ella sólo sonrió y al instante, le dio la espalda para bajar en la estación de Lancaster Gate, de la </w:t>
      </w:r>
      <w:r w:rsidR="00F01BE6">
        <w:t>línea</w:t>
      </w:r>
      <w:r>
        <w:t xml:space="preserve"> roja. El también bajó y le tocó suavemente el hombro, ella se dio vuelta y sus ojos grande y verdes se abrieron </w:t>
      </w:r>
      <w:r w:rsidR="001565C0">
        <w:t>ante él</w:t>
      </w:r>
      <w:r>
        <w:t>.</w:t>
      </w:r>
    </w:p>
    <w:p w14:paraId="4302E83A" w14:textId="037630B6" w:rsidR="00165010" w:rsidRDefault="00422D18">
      <w:pPr>
        <w:ind w:left="720"/>
        <w:rPr>
          <w:rPrChange w:id="611" w:author="Author" w:date="2024-06-26T12:40:00Z">
            <w:rPr>
              <w:sz w:val="28"/>
            </w:rPr>
          </w:rPrChange>
        </w:rPr>
      </w:pPr>
      <w:r>
        <w:t xml:space="preserve">― Perdón, dijo el al ver el rostro serio de la joven </w:t>
      </w:r>
      <w:r w:rsidR="00462522">
        <w:t>que</w:t>
      </w:r>
      <w:r>
        <w:t xml:space="preserve"> no dejó de mirarlo.</w:t>
      </w:r>
    </w:p>
    <w:p w14:paraId="6193BED4" w14:textId="437CE968" w:rsidR="00165010" w:rsidRDefault="00422D18">
      <w:pPr>
        <w:ind w:left="720"/>
        <w:rPr>
          <w:rPrChange w:id="612" w:author="Author" w:date="2024-06-26T12:40:00Z">
            <w:rPr>
              <w:sz w:val="28"/>
            </w:rPr>
          </w:rPrChange>
        </w:rPr>
      </w:pPr>
      <w:r>
        <w:t xml:space="preserve">― Solo </w:t>
      </w:r>
      <w:r w:rsidR="00F01BE6">
        <w:t>quería</w:t>
      </w:r>
      <w:r>
        <w:t xml:space="preserve"> invitarte a un café, le dijo él con una sonrisa </w:t>
      </w:r>
      <w:r w:rsidR="005C142E">
        <w:t>sincera</w:t>
      </w:r>
      <w:r>
        <w:t>.</w:t>
      </w:r>
    </w:p>
    <w:p w14:paraId="7C0CA8F9" w14:textId="54F6AE6D" w:rsidR="00165010" w:rsidRDefault="00000000">
      <w:pPr>
        <w:ind w:left="720"/>
        <w:rPr>
          <w:rPrChange w:id="613" w:author="Author" w:date="2024-06-26T12:40:00Z">
            <w:rPr>
              <w:sz w:val="28"/>
            </w:rPr>
          </w:rPrChange>
        </w:rPr>
      </w:pPr>
      <w:r>
        <w:t>Ella exhaló</w:t>
      </w:r>
      <w:r w:rsidR="00071913">
        <w:t xml:space="preserve">― </w:t>
      </w:r>
      <w:r>
        <w:t xml:space="preserve">Lo </w:t>
      </w:r>
      <w:r w:rsidR="00F01BE6">
        <w:t>siento</w:t>
      </w:r>
      <w:r>
        <w:t>, estoy agradecida por su ayuda, pero aquí termina nuestra conversación, le contestó, alejándose.</w:t>
      </w:r>
    </w:p>
    <w:p w14:paraId="6C0E455F" w14:textId="32112FED" w:rsidR="00852C1B" w:rsidRDefault="00422D18">
      <w:pPr>
        <w:ind w:left="720"/>
      </w:pPr>
      <w:r>
        <w:t xml:space="preserve">― Es pedante, pero no deja de ser hermosa, se dijo el joven, con los brazos cruzados. </w:t>
      </w:r>
      <w:r w:rsidR="00852C1B">
        <w:br w:type="page"/>
      </w:r>
      <w:r>
        <w:lastRenderedPageBreak/>
        <w:t xml:space="preserve">La joven giró la cabeza hasta ponerla en paralelo con el hombro y arrojó una patada </w:t>
      </w:r>
      <w:r w:rsidR="002B4B38">
        <w:t xml:space="preserve">certera </w:t>
      </w:r>
      <w:r w:rsidR="00462522">
        <w:t>que</w:t>
      </w:r>
      <w:r>
        <w:t xml:space="preserve"> impactó en el rostro del rival</w:t>
      </w:r>
      <w:r w:rsidR="00C26C95">
        <w:t>. El</w:t>
      </w:r>
      <w:r>
        <w:t xml:space="preserve"> hombre cayo al piso, con una falsa sonrisa.</w:t>
      </w:r>
    </w:p>
    <w:p w14:paraId="1D14DDFD" w14:textId="363AE178" w:rsidR="00165010" w:rsidRDefault="00422D18">
      <w:pPr>
        <w:ind w:left="720"/>
        <w:rPr>
          <w:rPrChange w:id="614" w:author="Author" w:date="2024-06-26T12:40:00Z">
            <w:rPr>
              <w:sz w:val="28"/>
            </w:rPr>
          </w:rPrChange>
        </w:rPr>
      </w:pPr>
      <w:r>
        <w:t xml:space="preserve">― Buen golpe, le dijo Hjon, el profesor de carate </w:t>
      </w:r>
      <w:r w:rsidR="00071913">
        <w:t xml:space="preserve">― </w:t>
      </w:r>
      <w:r>
        <w:t xml:space="preserve">Pronto tendrás el cinturón negro, </w:t>
      </w:r>
      <w:r w:rsidR="00462522">
        <w:t>que</w:t>
      </w:r>
      <w:r>
        <w:t xml:space="preserve"> seguramente será puro formulismo. Eres una gran luchadora.</w:t>
      </w:r>
    </w:p>
    <w:p w14:paraId="4494EF14" w14:textId="72A8909E" w:rsidR="00165010" w:rsidRDefault="00000000">
      <w:pPr>
        <w:ind w:left="720"/>
        <w:rPr>
          <w:rPrChange w:id="615" w:author="Author" w:date="2024-06-26T12:40:00Z">
            <w:rPr>
              <w:sz w:val="28"/>
            </w:rPr>
          </w:rPrChange>
        </w:rPr>
      </w:pPr>
      <w:r>
        <w:t xml:space="preserve">La joven se secó la frente y </w:t>
      </w:r>
      <w:r w:rsidR="00F54961">
        <w:t>asintió</w:t>
      </w:r>
      <w:r>
        <w:t xml:space="preserve"> con la cabeza, mientras le tendía una mano a su rival </w:t>
      </w:r>
      <w:r w:rsidR="00462522">
        <w:t>que</w:t>
      </w:r>
      <w:r>
        <w:t xml:space="preserve"> permanecía en el piso tomándose la mandíbula.</w:t>
      </w:r>
    </w:p>
    <w:p w14:paraId="20A4A6A3" w14:textId="4EAEB2A5" w:rsidR="00165010" w:rsidRDefault="00422D18">
      <w:pPr>
        <w:ind w:left="720"/>
        <w:rPr>
          <w:rPrChange w:id="616" w:author="Author" w:date="2024-06-26T12:40:00Z">
            <w:rPr>
              <w:sz w:val="28"/>
            </w:rPr>
          </w:rPrChange>
        </w:rPr>
      </w:pPr>
      <w:r>
        <w:t xml:space="preserve">― ¿Me comentaron tus compañeros </w:t>
      </w:r>
      <w:r w:rsidR="00462522">
        <w:t>que</w:t>
      </w:r>
      <w:r>
        <w:t xml:space="preserve"> dejas Londres?, le preguntó Hjon.</w:t>
      </w:r>
    </w:p>
    <w:p w14:paraId="679982EB" w14:textId="1A67D122" w:rsidR="00165010" w:rsidRDefault="00000000">
      <w:pPr>
        <w:ind w:left="720"/>
        <w:rPr>
          <w:rPrChange w:id="617" w:author="Author" w:date="2024-06-26T12:40:00Z">
            <w:rPr>
              <w:sz w:val="28"/>
            </w:rPr>
          </w:rPrChange>
        </w:rPr>
      </w:pPr>
      <w:r>
        <w:t xml:space="preserve">Ella se </w:t>
      </w:r>
      <w:r w:rsidR="00F54961">
        <w:t>quedó</w:t>
      </w:r>
      <w:r>
        <w:t xml:space="preserve"> mirándolo unos segundos, como sí le incomodara la pregunta </w:t>
      </w:r>
      <w:r w:rsidR="00071913">
        <w:t xml:space="preserve">― </w:t>
      </w:r>
      <w:r>
        <w:t xml:space="preserve">Si, me salió una propuesta de trabajo en Colchester.  Aquí en Londres los alquileres son muy caros y cuesta vivir, más allá </w:t>
      </w:r>
      <w:r w:rsidR="00462522">
        <w:t>que</w:t>
      </w:r>
      <w:r>
        <w:t xml:space="preserve"> no descarto volver. Londres me seduce, dijo con un largo suspiro.</w:t>
      </w:r>
    </w:p>
    <w:p w14:paraId="07406B0F" w14:textId="77777777" w:rsidR="00165010" w:rsidRDefault="00422D18">
      <w:pPr>
        <w:ind w:left="720"/>
        <w:rPr>
          <w:rPrChange w:id="618" w:author="Author" w:date="2024-06-26T12:40:00Z">
            <w:rPr>
              <w:sz w:val="28"/>
            </w:rPr>
          </w:rPrChange>
        </w:rPr>
      </w:pPr>
      <w:r>
        <w:t>― Que clase de trabajo te ofrecieron en Colchester, le indagó Hjon.</w:t>
      </w:r>
    </w:p>
    <w:p w14:paraId="4D57D153" w14:textId="77777777" w:rsidR="00165010" w:rsidRDefault="00422D18">
      <w:pPr>
        <w:ind w:left="720"/>
        <w:rPr>
          <w:rPrChange w:id="619" w:author="Author" w:date="2024-06-26T12:40:00Z">
            <w:rPr>
              <w:sz w:val="28"/>
            </w:rPr>
          </w:rPrChange>
        </w:rPr>
      </w:pPr>
      <w:r>
        <w:t>― Trabajar en una consultora, de cualquier manera el contrato tiene una duración de seis meses, después veremos.</w:t>
      </w:r>
    </w:p>
    <w:p w14:paraId="29425253" w14:textId="0C9F0309" w:rsidR="00852C1B" w:rsidRDefault="00422D18">
      <w:pPr>
        <w:ind w:left="720"/>
      </w:pPr>
      <w:r>
        <w:t xml:space="preserve">― Espero verte pronto, con tu estilo de lucha jerarquizas el </w:t>
      </w:r>
      <w:r w:rsidR="004B609E">
        <w:t>gimnasio</w:t>
      </w:r>
      <w:r>
        <w:t xml:space="preserve">, le confesó el profesor, saludándola. </w:t>
      </w:r>
      <w:r w:rsidR="00852C1B">
        <w:br w:type="page"/>
      </w:r>
      <w:r>
        <w:lastRenderedPageBreak/>
        <w:t xml:space="preserve"> </w:t>
      </w:r>
    </w:p>
    <w:p w14:paraId="1A987EFF" w14:textId="77777777" w:rsidR="00165010" w:rsidRDefault="00165010">
      <w:pPr>
        <w:ind w:left="720"/>
        <w:rPr>
          <w:sz w:val="28"/>
          <w:szCs w:val="28"/>
        </w:rPr>
      </w:pPr>
    </w:p>
    <w:p w14:paraId="674CC338" w14:textId="77777777" w:rsidR="00165010" w:rsidRDefault="00165010">
      <w:pPr>
        <w:ind w:left="720"/>
        <w:rPr>
          <w:ins w:id="620" w:author="Author" w:date="2024-06-26T12:40:00Z"/>
          <w:sz w:val="28"/>
          <w:szCs w:val="28"/>
        </w:rPr>
      </w:pPr>
    </w:p>
    <w:p w14:paraId="06EA193C" w14:textId="77777777" w:rsidR="00165010" w:rsidRDefault="00165010">
      <w:pPr>
        <w:ind w:left="720"/>
        <w:rPr>
          <w:ins w:id="621" w:author="Author" w:date="2024-06-26T12:40:00Z"/>
          <w:sz w:val="28"/>
          <w:szCs w:val="28"/>
        </w:rPr>
      </w:pPr>
    </w:p>
    <w:p w14:paraId="5DD6B6C3" w14:textId="41D78317" w:rsidR="00165010" w:rsidRDefault="00000000">
      <w:pPr>
        <w:ind w:left="720"/>
      </w:pPr>
      <w:r>
        <w:t xml:space="preserve">Días después, cuando la joven descendió del tren en la estación de Colchester, con una mezcla de anticipación y </w:t>
      </w:r>
      <w:r w:rsidR="00EF42CB">
        <w:t>ansiedad</w:t>
      </w:r>
      <w:r>
        <w:t xml:space="preserve">, un hombre se le acercó </w:t>
      </w:r>
      <w:r w:rsidR="005C142E">
        <w:t>demasiado</w:t>
      </w:r>
      <w:r>
        <w:t xml:space="preserve"> tratándose de un desconocido y le dio un sobre.</w:t>
      </w:r>
    </w:p>
    <w:p w14:paraId="112E37E0" w14:textId="30455042" w:rsidR="00165010" w:rsidRDefault="00000000">
      <w:pPr>
        <w:ind w:left="720"/>
        <w:rPr>
          <w:rPrChange w:id="622" w:author="Author" w:date="2024-06-26T12:40:00Z">
            <w:rPr>
              <w:sz w:val="28"/>
            </w:rPr>
          </w:rPrChange>
        </w:rPr>
      </w:pPr>
      <w:r>
        <w:t xml:space="preserve"> Era un hombre, delgado y alto, de escaso cabello y de tez blanca, </w:t>
      </w:r>
      <w:r w:rsidR="00E23FA5">
        <w:t>vestía</w:t>
      </w:r>
      <w:r>
        <w:t xml:space="preserve"> un traje negro y parte del rostro lo cubría con gafas grandes y oscuras.</w:t>
      </w:r>
    </w:p>
    <w:p w14:paraId="5E4833B7" w14:textId="7C408822" w:rsidR="00954A22" w:rsidRDefault="00422D18">
      <w:pPr>
        <w:ind w:left="720"/>
      </w:pPr>
      <w:r>
        <w:t xml:space="preserve">― Cuando leas las </w:t>
      </w:r>
      <w:r w:rsidR="00EF42CB">
        <w:t>órdenes</w:t>
      </w:r>
      <w:r>
        <w:t xml:space="preserve"> y retengas el nombre de tu contacto, hace desaparecer lo </w:t>
      </w:r>
      <w:r w:rsidR="00462522">
        <w:t>que</w:t>
      </w:r>
      <w:r>
        <w:t xml:space="preserve"> te enviaron. No estamos usando la tecnología para comunicarnos contigo por temor a </w:t>
      </w:r>
      <w:r w:rsidR="00462522">
        <w:t>que</w:t>
      </w:r>
      <w:r>
        <w:t xml:space="preserve"> nos intercedan. No tomes </w:t>
      </w:r>
      <w:r w:rsidR="00E23FA5">
        <w:t>decisiones</w:t>
      </w:r>
      <w:r>
        <w:t xml:space="preserve"> apresuradas por tu cuenta y cualquier anomalía </w:t>
      </w:r>
      <w:r w:rsidR="00462522">
        <w:t>que</w:t>
      </w:r>
      <w:r>
        <w:t xml:space="preserve"> creas sospechosa, </w:t>
      </w:r>
      <w:r w:rsidR="00EF42CB">
        <w:t>comunícaselo</w:t>
      </w:r>
      <w:r>
        <w:t xml:space="preserve"> urgente al comando. Estas sola ahora en Colchester hasta </w:t>
      </w:r>
      <w:r w:rsidR="00EF42CB">
        <w:t>que</w:t>
      </w:r>
      <w:r>
        <w:t xml:space="preserve"> llegue el contacto, </w:t>
      </w:r>
      <w:r w:rsidR="00462522">
        <w:t>que</w:t>
      </w:r>
      <w:r>
        <w:t xml:space="preserve"> </w:t>
      </w:r>
      <w:r w:rsidR="00EF42CB">
        <w:t>está</w:t>
      </w:r>
      <w:r>
        <w:t xml:space="preserve"> en Londres, de ti depende </w:t>
      </w:r>
      <w:r w:rsidR="00462522">
        <w:t>que</w:t>
      </w:r>
      <w:r>
        <w:t xml:space="preserve"> la investigación no se aborte, le dijo el hombre en susurros y se alejó.</w:t>
      </w:r>
      <w:r w:rsidR="00954A22">
        <w:br w:type="page"/>
      </w:r>
      <w:r w:rsidR="003C63D1">
        <w:lastRenderedPageBreak/>
        <w:t>Janica</w:t>
      </w:r>
      <w:r>
        <w:t xml:space="preserve"> </w:t>
      </w:r>
      <w:r w:rsidR="003C63D1">
        <w:t>Novak</w:t>
      </w:r>
      <w:r>
        <w:t xml:space="preserve">, era su verdadero nombre, pero había nacido hace 27 años en Borisoglebsk, una ciudad rusa, </w:t>
      </w:r>
      <w:r w:rsidR="00EF42CB">
        <w:t>situada</w:t>
      </w:r>
      <w:r>
        <w:t xml:space="preserve"> a orillas del río Borona a 620 km al norte de </w:t>
      </w:r>
      <w:r w:rsidR="00EF42CB">
        <w:t>Moscú</w:t>
      </w:r>
      <w:r>
        <w:t xml:space="preserve">, y no en Polonia como figuraba en su pasaporte. Su madre murió muy joven cuando ella tenía solamente tres años. La </w:t>
      </w:r>
      <w:r w:rsidR="00602B47">
        <w:t>crio</w:t>
      </w:r>
      <w:r>
        <w:t xml:space="preserve"> su abuela, Milka y su padre, Vladimir,  un militar, de alto rango y muy severo, </w:t>
      </w:r>
      <w:r w:rsidR="00462522">
        <w:t>que</w:t>
      </w:r>
      <w:r>
        <w:t xml:space="preserve"> la fanatizó de muy </w:t>
      </w:r>
      <w:r w:rsidR="00044807">
        <w:t>pequeña</w:t>
      </w:r>
      <w:r>
        <w:t xml:space="preserve"> con las ideas del comunismo y la hizo ingresar en los servicios secretos de su país.</w:t>
      </w:r>
    </w:p>
    <w:p w14:paraId="503FDF0C" w14:textId="3ED729B2" w:rsidR="00165010" w:rsidRDefault="00000000">
      <w:pPr>
        <w:ind w:left="720"/>
        <w:rPr>
          <w:rPrChange w:id="623" w:author="Author" w:date="2024-06-26T12:40:00Z">
            <w:rPr>
              <w:sz w:val="28"/>
            </w:rPr>
          </w:rPrChange>
        </w:rPr>
      </w:pPr>
      <w:r>
        <w:t>Por lejos, era la mejor agente rusa, y se hacía notar ante sus camaradas, paseando su enérgica arrogancia, su cabellera dorada, sus ojos verdes,  rasgos angelicales y ordenes de mando por cada rincón. Preparada en la organización sucesora del comité para la seguridad del estado FSB</w:t>
      </w:r>
      <w:r w:rsidR="00A3708C">
        <w:t xml:space="preserve"> </w:t>
      </w:r>
      <w:r>
        <w:t>ex KGB</w:t>
      </w:r>
      <w:r w:rsidR="00A3708C">
        <w:t xml:space="preserve">, </w:t>
      </w:r>
      <w:r>
        <w:t xml:space="preserve">y </w:t>
      </w:r>
      <w:r w:rsidR="00C801E4">
        <w:t xml:space="preserve">la </w:t>
      </w:r>
      <w:r>
        <w:t xml:space="preserve">SVR, servicio de inteligencia exterior </w:t>
      </w:r>
      <w:r w:rsidR="00462522">
        <w:t>que</w:t>
      </w:r>
      <w:r>
        <w:t xml:space="preserve"> la habían enviado al reino unido camuflada en la sociedad Británica para tal tamaña operación. De una mente ágil y brillante, </w:t>
      </w:r>
      <w:r w:rsidR="00462522">
        <w:t>que</w:t>
      </w:r>
      <w:r>
        <w:t xml:space="preserve"> no se altera bajo </w:t>
      </w:r>
      <w:r w:rsidR="00AE769E">
        <w:t>presión</w:t>
      </w:r>
      <w:r>
        <w:t xml:space="preserve">. </w:t>
      </w:r>
      <w:r w:rsidR="003C63D1">
        <w:t>Janica</w:t>
      </w:r>
      <w:r>
        <w:t xml:space="preserve"> era realmente despiadada con sus enemigos y </w:t>
      </w:r>
      <w:r w:rsidR="004B609E">
        <w:t>sin</w:t>
      </w:r>
      <w:r>
        <w:t xml:space="preserve"> </w:t>
      </w:r>
      <w:r w:rsidR="00AE769E">
        <w:t>signo</w:t>
      </w:r>
      <w:r>
        <w:t xml:space="preserve"> de arrepentimiento, </w:t>
      </w:r>
      <w:r w:rsidR="00462522">
        <w:t>que</w:t>
      </w:r>
      <w:r>
        <w:t xml:space="preserve"> según decía ella, para el bien de la causa </w:t>
      </w:r>
      <w:r w:rsidR="00462522">
        <w:t>que</w:t>
      </w:r>
      <w:r>
        <w:t xml:space="preserve"> representaba. La oscuridad interna de  contrastaba con su belleza.</w:t>
      </w:r>
    </w:p>
    <w:p w14:paraId="0EA7C3D0" w14:textId="1A77C95C" w:rsidR="00283026" w:rsidRDefault="00000000">
      <w:pPr>
        <w:ind w:left="720"/>
      </w:pPr>
      <w:r>
        <w:t xml:space="preserve">Algunas veces recuerda a su madre, quizás, sí la hubiese conocido, no tendría el rigor </w:t>
      </w:r>
      <w:r w:rsidR="00462522">
        <w:t>que</w:t>
      </w:r>
      <w:r>
        <w:t xml:space="preserve"> le inculpo su padre y sería más humana.</w:t>
      </w:r>
      <w:r w:rsidR="00283026">
        <w:br w:type="page"/>
      </w:r>
      <w:r>
        <w:lastRenderedPageBreak/>
        <w:t xml:space="preserve">Vladimir, el padre de </w:t>
      </w:r>
      <w:r w:rsidR="003C63D1">
        <w:t>Janica</w:t>
      </w:r>
      <w:r>
        <w:t>, era un hombre rubio, delgado y alto, de ojos transparentes y de mirada hueca, de barba incipiente y un bigote grande, quizás emulando en mucho a su ídolo  Stalin. Rara vez se lo veía con ropa de civil, lucía con orgullo su impecable uniforme militar, zapatos negros brillantes y erguido en su metro,  de estatura.</w:t>
      </w:r>
    </w:p>
    <w:p w14:paraId="0D55C60E" w14:textId="43AD9335" w:rsidR="00165010" w:rsidRDefault="00071913">
      <w:pPr>
        <w:ind w:left="720"/>
      </w:pPr>
      <w:r>
        <w:t xml:space="preserve">― </w:t>
      </w:r>
      <w:r w:rsidR="00422D18">
        <w:t xml:space="preserve">En la barba y en el bigote </w:t>
      </w:r>
      <w:r w:rsidR="00AE769E">
        <w:t>está</w:t>
      </w:r>
      <w:r w:rsidR="00422D18">
        <w:t xml:space="preserve"> el poder, solía decir.</w:t>
      </w:r>
    </w:p>
    <w:p w14:paraId="2E9BD11E" w14:textId="08742FC3" w:rsidR="00165010" w:rsidRDefault="00000000">
      <w:pPr>
        <w:ind w:left="720"/>
      </w:pPr>
      <w:r>
        <w:t xml:space="preserve"> Pocas veces sonreía y chocaba mucho con Milka, su suegra, por la crianza de su hija. Nunca un beso, una caricia, pero sí recibía alguna bofetada cuando la niña no le obedecía o un encierro en una habitación oscuras </w:t>
      </w:r>
      <w:r w:rsidR="004B609E">
        <w:t>sin</w:t>
      </w:r>
      <w:r>
        <w:t xml:space="preserve"> darle de comer.</w:t>
      </w:r>
    </w:p>
    <w:p w14:paraId="2AB2310F" w14:textId="14EF54F5" w:rsidR="00165010" w:rsidRDefault="00422D18">
      <w:pPr>
        <w:ind w:left="720"/>
      </w:pPr>
      <w:r>
        <w:t xml:space="preserve">― </w:t>
      </w:r>
      <w:r w:rsidR="003C63D1">
        <w:t>Janica</w:t>
      </w:r>
      <w:r>
        <w:t xml:space="preserve"> es una criatura, adorable, Vladimir, hay </w:t>
      </w:r>
      <w:r w:rsidR="00AE769E">
        <w:t>que</w:t>
      </w:r>
      <w:r>
        <w:t xml:space="preserve"> darle todos los mimos y la </w:t>
      </w:r>
      <w:r w:rsidR="00AE769E">
        <w:t>compresión</w:t>
      </w:r>
      <w:r>
        <w:t xml:space="preserve"> </w:t>
      </w:r>
      <w:r w:rsidR="00462522">
        <w:t>que</w:t>
      </w:r>
      <w:r>
        <w:t xml:space="preserve"> </w:t>
      </w:r>
      <w:r w:rsidR="00AE769E">
        <w:t>necesita</w:t>
      </w:r>
      <w:r>
        <w:t xml:space="preserve">, para reemplazar la </w:t>
      </w:r>
      <w:r w:rsidR="00AE769E">
        <w:t>pérdida</w:t>
      </w:r>
      <w:r>
        <w:t xml:space="preserve"> de su madre. Ya habrá tiempo para guiarla por el camino </w:t>
      </w:r>
      <w:r w:rsidR="00462522">
        <w:t>que</w:t>
      </w:r>
      <w:r>
        <w:t xml:space="preserve"> </w:t>
      </w:r>
      <w:r w:rsidR="00AE769E">
        <w:t>tú</w:t>
      </w:r>
      <w:r>
        <w:t xml:space="preserve"> quieres para ella.</w:t>
      </w:r>
    </w:p>
    <w:p w14:paraId="1110D907" w14:textId="1A11C860" w:rsidR="00165010" w:rsidRDefault="00422D18">
      <w:pPr>
        <w:ind w:left="720"/>
      </w:pPr>
      <w:r>
        <w:t xml:space="preserve">― No me gusta </w:t>
      </w:r>
      <w:r w:rsidR="00462522">
        <w:t>que</w:t>
      </w:r>
      <w:r>
        <w:t xml:space="preserve"> me enfrente, </w:t>
      </w:r>
      <w:r w:rsidR="00AE769E">
        <w:t>está</w:t>
      </w:r>
      <w:r>
        <w:t xml:space="preserve"> mal educada, los hijos </w:t>
      </w:r>
      <w:r w:rsidR="00AE769E">
        <w:t>necesitan</w:t>
      </w:r>
      <w:r>
        <w:t xml:space="preserve"> rigor de los padres, para </w:t>
      </w:r>
      <w:r w:rsidR="00AE769E">
        <w:t>que</w:t>
      </w:r>
      <w:r>
        <w:t xml:space="preserve"> aprendan donde están sus </w:t>
      </w:r>
      <w:r w:rsidR="00AE769E">
        <w:t>límites</w:t>
      </w:r>
      <w:r>
        <w:t>.</w:t>
      </w:r>
    </w:p>
    <w:p w14:paraId="4E62AD72" w14:textId="7FCB9AA7" w:rsidR="00165010" w:rsidRDefault="00000000">
      <w:pPr>
        <w:ind w:left="720"/>
      </w:pPr>
      <w:r>
        <w:t xml:space="preserve">Milka le recriminó </w:t>
      </w:r>
      <w:r w:rsidR="00071913">
        <w:t xml:space="preserve">― </w:t>
      </w:r>
      <w:r>
        <w:t>Es sólo una niña, y…</w:t>
      </w:r>
    </w:p>
    <w:p w14:paraId="4B5CB25B" w14:textId="1F14DDDA" w:rsidR="00283026" w:rsidRDefault="00422D18">
      <w:pPr>
        <w:ind w:left="720"/>
      </w:pPr>
      <w:r>
        <w:t xml:space="preserve">― Si </w:t>
      </w:r>
      <w:r w:rsidR="00AE769E">
        <w:t>sigues</w:t>
      </w:r>
      <w:r>
        <w:t xml:space="preserve"> en esta postura, te la sacaré y contrataré una niñera, le dijo Vladimir, alzando la voz y golpeando la puerta cuando se retiraba.</w:t>
      </w:r>
      <w:r w:rsidR="00283026">
        <w:br w:type="page"/>
      </w:r>
      <w:r>
        <w:lastRenderedPageBreak/>
        <w:t xml:space="preserve">Vladimir hizo </w:t>
      </w:r>
      <w:r w:rsidR="00462522">
        <w:t>que</w:t>
      </w:r>
      <w:r>
        <w:t xml:space="preserve"> la infancia de </w:t>
      </w:r>
      <w:r w:rsidR="003C63D1">
        <w:t>Janica</w:t>
      </w:r>
      <w:r>
        <w:t xml:space="preserve"> fuese marcada por la disciplina extrema, </w:t>
      </w:r>
      <w:r w:rsidR="00462522">
        <w:t>que</w:t>
      </w:r>
      <w:r>
        <w:t xml:space="preserve">  la llevó a convertirse en un agente despiadada y dispuesta a cometer actos atroces en nombre de un supuesto bien mayor. Su percepción de </w:t>
      </w:r>
      <w:r w:rsidR="00462522">
        <w:t>que</w:t>
      </w:r>
      <w:r>
        <w:t xml:space="preserve"> sus acciones eran para el bien de la patria es un reflejo como la propaganda y la ideología pudieron influir en la manera en </w:t>
      </w:r>
      <w:r w:rsidR="00462522">
        <w:t>que</w:t>
      </w:r>
      <w:r>
        <w:t xml:space="preserve"> las personas justifican sus acciones, incluso las más terribles.</w:t>
      </w:r>
    </w:p>
    <w:p w14:paraId="1DF69762" w14:textId="12035617" w:rsidR="00954A22" w:rsidRDefault="00000000">
      <w:pPr>
        <w:ind w:left="720"/>
      </w:pPr>
      <w:r>
        <w:t xml:space="preserve">Pero ya </w:t>
      </w:r>
      <w:r w:rsidR="003C63D1">
        <w:t>Janica</w:t>
      </w:r>
      <w:r>
        <w:t xml:space="preserve"> no se lo podía reprochar a su padre, Vladimir, murió en el 2014 en un oscuro episodio militar en la península de Guinea, donde fue </w:t>
      </w:r>
      <w:r w:rsidR="00AE769E">
        <w:t>designado</w:t>
      </w:r>
      <w:r>
        <w:t xml:space="preserve"> por el </w:t>
      </w:r>
      <w:r w:rsidR="00602B47">
        <w:t>ejército</w:t>
      </w:r>
      <w:r>
        <w:t xml:space="preserve"> soviético, también, murió antes su abuela Milka de un ataqu</w:t>
      </w:r>
      <w:r w:rsidR="00C35E6D">
        <w:t>e</w:t>
      </w:r>
      <w:r>
        <w:t xml:space="preserve"> al corazón cuando ella acababa de cumplir 15 años.</w:t>
      </w:r>
      <w:r w:rsidR="00954A22">
        <w:br w:type="page"/>
      </w:r>
      <w:r>
        <w:lastRenderedPageBreak/>
        <w:t xml:space="preserve">Apoyada en la barra del pub, bebiendo un </w:t>
      </w:r>
      <w:r w:rsidR="00AE769E">
        <w:t xml:space="preserve">Espresso Martini </w:t>
      </w:r>
      <w:r w:rsidR="003C63D1">
        <w:t>Janica</w:t>
      </w:r>
      <w:r>
        <w:t xml:space="preserve"> pensó </w:t>
      </w:r>
      <w:r w:rsidR="00462522">
        <w:t>que</w:t>
      </w:r>
      <w:r>
        <w:t xml:space="preserve"> el contacto </w:t>
      </w:r>
      <w:r w:rsidR="00462522">
        <w:t>que</w:t>
      </w:r>
      <w:r>
        <w:t xml:space="preserve"> le habían </w:t>
      </w:r>
      <w:r w:rsidR="00AE769E">
        <w:t>asignado</w:t>
      </w:r>
      <w:r>
        <w:t xml:space="preserve"> todavía no se había dado a conocer a pesar de los días transcurridos en Colchester.</w:t>
      </w:r>
    </w:p>
    <w:p w14:paraId="37D43F28" w14:textId="695D2BBA" w:rsidR="00165010" w:rsidRDefault="00000000">
      <w:pPr>
        <w:ind w:left="720"/>
        <w:rPr>
          <w:rPrChange w:id="624" w:author="Author" w:date="2024-06-26T12:40:00Z">
            <w:rPr>
              <w:sz w:val="28"/>
            </w:rPr>
          </w:rPrChange>
        </w:rPr>
      </w:pPr>
      <w:r>
        <w:t xml:space="preserve"> De repente, </w:t>
      </w:r>
      <w:r w:rsidR="00AE769E">
        <w:t>sintió</w:t>
      </w:r>
      <w:r>
        <w:t xml:space="preserve"> en sus espaldas el rose de un joven con </w:t>
      </w:r>
      <w:r w:rsidR="00194DD9">
        <w:t>signos</w:t>
      </w:r>
      <w:r>
        <w:t xml:space="preserve"> de ebriedad </w:t>
      </w:r>
      <w:r w:rsidR="00462522">
        <w:t>que</w:t>
      </w:r>
      <w:r>
        <w:t xml:space="preserve"> le </w:t>
      </w:r>
      <w:r w:rsidR="00F01BE6">
        <w:t>quería</w:t>
      </w:r>
      <w:r>
        <w:t xml:space="preserve"> decir algo, ella se incomodó y se fue corriendo de su lado, mientras, el desconocido se le volvió acercar.</w:t>
      </w:r>
    </w:p>
    <w:p w14:paraId="6487A066" w14:textId="72AA7CDD" w:rsidR="00165010" w:rsidRDefault="00000000">
      <w:pPr>
        <w:ind w:left="720"/>
      </w:pPr>
      <w:r>
        <w:t xml:space="preserve">Al ver la escena, un joven, alto y de buen </w:t>
      </w:r>
      <w:r w:rsidR="00AE769E">
        <w:t>físico</w:t>
      </w:r>
      <w:r>
        <w:t xml:space="preserve"> increpó al desconocido.</w:t>
      </w:r>
    </w:p>
    <w:p w14:paraId="422142BE" w14:textId="3888BF87" w:rsidR="00165010" w:rsidRDefault="00422D18">
      <w:pPr>
        <w:ind w:left="720"/>
        <w:rPr>
          <w:rPrChange w:id="625" w:author="Author" w:date="2024-06-26T12:40:00Z">
            <w:rPr>
              <w:sz w:val="28"/>
            </w:rPr>
          </w:rPrChange>
        </w:rPr>
      </w:pPr>
      <w:r>
        <w:t>― ¿</w:t>
      </w:r>
      <w:r w:rsidR="00AE769E">
        <w:t>Cuál</w:t>
      </w:r>
      <w:r>
        <w:t xml:space="preserve"> es tu problema, amigo?, le dijo desafiándolo.</w:t>
      </w:r>
    </w:p>
    <w:p w14:paraId="110A5D20" w14:textId="28372E5E" w:rsidR="00165010" w:rsidRDefault="00000000">
      <w:pPr>
        <w:ind w:left="720"/>
        <w:rPr>
          <w:rPrChange w:id="626" w:author="Author" w:date="2024-06-26T12:40:00Z">
            <w:rPr>
              <w:sz w:val="28"/>
            </w:rPr>
          </w:rPrChange>
        </w:rPr>
      </w:pPr>
      <w:r>
        <w:t xml:space="preserve">El alcoholizado, </w:t>
      </w:r>
      <w:r w:rsidR="00AE769E">
        <w:t>eructó</w:t>
      </w:r>
      <w:r>
        <w:t xml:space="preserve"> y a medias levantó los brazos </w:t>
      </w:r>
      <w:r w:rsidR="00071913">
        <w:t xml:space="preserve">― </w:t>
      </w:r>
      <w:r>
        <w:t>Ningún problema vi a esta hermosura sola y la quise a acompañar.</w:t>
      </w:r>
    </w:p>
    <w:p w14:paraId="55A34FE4" w14:textId="18576041" w:rsidR="00165010" w:rsidRDefault="00422D18">
      <w:pPr>
        <w:ind w:left="720"/>
        <w:rPr>
          <w:rPrChange w:id="627" w:author="Author" w:date="2024-06-26T12:40:00Z">
            <w:rPr>
              <w:sz w:val="28"/>
            </w:rPr>
          </w:rPrChange>
        </w:rPr>
      </w:pPr>
      <w:r>
        <w:t xml:space="preserve">― No </w:t>
      </w:r>
      <w:r w:rsidR="00602B47">
        <w:t>está</w:t>
      </w:r>
      <w:r>
        <w:t xml:space="preserve"> sola, </w:t>
      </w:r>
      <w:r w:rsidR="00062A14">
        <w:t>está</w:t>
      </w:r>
      <w:r>
        <w:t xml:space="preserve"> conmigo, </w:t>
      </w:r>
      <w:r w:rsidR="00602B47">
        <w:t>está</w:t>
      </w:r>
      <w:r>
        <w:t xml:space="preserve"> claro, le contestó el joven y se puso delante de </w:t>
      </w:r>
      <w:r w:rsidR="00602B47">
        <w:t>él</w:t>
      </w:r>
      <w:r>
        <w:t xml:space="preserve"> cuan alto era.</w:t>
      </w:r>
    </w:p>
    <w:p w14:paraId="753CD1AA" w14:textId="170B42CE" w:rsidR="00165010" w:rsidRDefault="00422D18">
      <w:pPr>
        <w:ind w:left="720"/>
        <w:rPr>
          <w:rPrChange w:id="628" w:author="Author" w:date="2024-06-26T12:40:00Z">
            <w:rPr>
              <w:sz w:val="28"/>
            </w:rPr>
          </w:rPrChange>
        </w:rPr>
      </w:pPr>
      <w:r>
        <w:t xml:space="preserve">― Bueno, sí, no busco </w:t>
      </w:r>
      <w:r w:rsidR="00E23FA5">
        <w:t>problemas</w:t>
      </w:r>
      <w:r>
        <w:t>, toda tuya, amigo, dijo y se alejó.</w:t>
      </w:r>
    </w:p>
    <w:p w14:paraId="39445FEB" w14:textId="1E144C7B" w:rsidR="00165010" w:rsidRDefault="003C63D1">
      <w:pPr>
        <w:ind w:left="720"/>
        <w:rPr>
          <w:rPrChange w:id="629" w:author="Author" w:date="2024-06-26T12:40:00Z">
            <w:rPr>
              <w:sz w:val="28"/>
            </w:rPr>
          </w:rPrChange>
        </w:rPr>
      </w:pPr>
      <w:r>
        <w:t>Janica</w:t>
      </w:r>
      <w:r w:rsidR="00D7629C">
        <w:t xml:space="preserve"> lo vio alejarse y </w:t>
      </w:r>
      <w:r w:rsidR="00A00D90">
        <w:t>displicentemente</w:t>
      </w:r>
      <w:r w:rsidR="00D7629C">
        <w:t xml:space="preserve"> tomó un sorbo de</w:t>
      </w:r>
      <w:r w:rsidR="00AE769E">
        <w:t xml:space="preserve"> su </w:t>
      </w:r>
      <w:r w:rsidR="003A4FA1">
        <w:t>cocktail</w:t>
      </w:r>
      <w:r w:rsidR="00D7629C">
        <w:t xml:space="preserve">, y le comentó al joven </w:t>
      </w:r>
      <w:r w:rsidR="00071913">
        <w:t xml:space="preserve">― </w:t>
      </w:r>
      <w:r w:rsidR="00D7629C">
        <w:t xml:space="preserve">Gracias, igualmente me las arreglaba sola, se </w:t>
      </w:r>
      <w:r w:rsidR="004A19D0">
        <w:t>cómo</w:t>
      </w:r>
      <w:r w:rsidR="00D7629C">
        <w:t xml:space="preserve"> tratar a estos alcohólicos.</w:t>
      </w:r>
    </w:p>
    <w:p w14:paraId="0F208946" w14:textId="28B93759" w:rsidR="00165010" w:rsidRDefault="00000000">
      <w:pPr>
        <w:ind w:left="720"/>
        <w:rPr>
          <w:rPrChange w:id="630" w:author="Author" w:date="2024-06-26T12:40:00Z">
            <w:rPr>
              <w:sz w:val="28"/>
            </w:rPr>
          </w:rPrChange>
        </w:rPr>
      </w:pPr>
      <w:r>
        <w:t xml:space="preserve"> El joven la observó un instante y exhaló un suspiro </w:t>
      </w:r>
      <w:r w:rsidR="00071913">
        <w:t xml:space="preserve">― </w:t>
      </w:r>
      <w:r>
        <w:t>De esos ojos verdes y tan hermosos no me puedo olvidar jamás.</w:t>
      </w:r>
    </w:p>
    <w:p w14:paraId="6E3F002B" w14:textId="5C7CEBA5" w:rsidR="00165010" w:rsidRDefault="00422D18">
      <w:pPr>
        <w:ind w:left="720"/>
        <w:rPr>
          <w:rPrChange w:id="631" w:author="Author" w:date="2024-06-26T12:40:00Z">
            <w:rPr>
              <w:sz w:val="28"/>
            </w:rPr>
          </w:rPrChange>
        </w:rPr>
      </w:pPr>
      <w:r>
        <w:t xml:space="preserve">― ¿De </w:t>
      </w:r>
      <w:r w:rsidR="00462522">
        <w:t>qué</w:t>
      </w:r>
      <w:r>
        <w:t xml:space="preserve"> </w:t>
      </w:r>
      <w:r w:rsidR="004A19D0">
        <w:t>está</w:t>
      </w:r>
      <w:r>
        <w:t xml:space="preserve"> hablando?, le dijo ella a secas, arrugando la frente.</w:t>
      </w:r>
    </w:p>
    <w:p w14:paraId="01F6653D" w14:textId="77777777" w:rsidR="00165010" w:rsidRDefault="00422D18">
      <w:pPr>
        <w:ind w:left="720"/>
        <w:rPr>
          <w:rPrChange w:id="632" w:author="Author" w:date="2024-06-26T12:40:00Z">
            <w:rPr>
              <w:sz w:val="28"/>
            </w:rPr>
          </w:rPrChange>
        </w:rPr>
      </w:pPr>
      <w:r>
        <w:t>― De tu chalina roja atrapada en la puerta del subterráneo en Londres. ¿Lo recuerdas?</w:t>
      </w:r>
    </w:p>
    <w:p w14:paraId="64969320" w14:textId="632674CE" w:rsidR="00165010" w:rsidRDefault="003C63D1">
      <w:pPr>
        <w:ind w:left="720"/>
        <w:rPr>
          <w:rPrChange w:id="633" w:author="Author" w:date="2024-06-26T12:40:00Z">
            <w:rPr>
              <w:sz w:val="28"/>
            </w:rPr>
          </w:rPrChange>
        </w:rPr>
      </w:pPr>
      <w:r>
        <w:t>Janica</w:t>
      </w:r>
      <w:r w:rsidR="00D7629C">
        <w:t xml:space="preserve"> se tomó la cabeza, y cambió el semblante por una sonrisa </w:t>
      </w:r>
      <w:r w:rsidR="00071913">
        <w:t xml:space="preserve">― </w:t>
      </w:r>
      <w:r w:rsidR="00D7629C">
        <w:t xml:space="preserve">¿Eres </w:t>
      </w:r>
      <w:r w:rsidR="004A19D0">
        <w:t>tú</w:t>
      </w:r>
      <w:r w:rsidR="00D7629C">
        <w:t>?</w:t>
      </w:r>
    </w:p>
    <w:p w14:paraId="7F9714C8" w14:textId="5AC105CC" w:rsidR="00165010" w:rsidRDefault="00422D18">
      <w:pPr>
        <w:ind w:left="720"/>
        <w:rPr>
          <w:rPrChange w:id="634" w:author="Author" w:date="2024-06-26T12:40:00Z">
            <w:rPr>
              <w:sz w:val="28"/>
            </w:rPr>
          </w:rPrChange>
        </w:rPr>
      </w:pPr>
      <w:r>
        <w:t xml:space="preserve">― Si, el mismo </w:t>
      </w:r>
      <w:r w:rsidR="00462522">
        <w:t>que</w:t>
      </w:r>
      <w:r>
        <w:t xml:space="preserve"> después te negaste a tomar a un café.</w:t>
      </w:r>
    </w:p>
    <w:p w14:paraId="62052B8C" w14:textId="3A6A1AFB" w:rsidR="00165010" w:rsidRDefault="00422D18">
      <w:pPr>
        <w:ind w:left="720"/>
        <w:rPr>
          <w:rPrChange w:id="635" w:author="Author" w:date="2024-06-26T12:40:00Z">
            <w:rPr>
              <w:sz w:val="28"/>
            </w:rPr>
          </w:rPrChange>
        </w:rPr>
      </w:pPr>
      <w:r>
        <w:t xml:space="preserve">― Bueno, sí, estaba con </w:t>
      </w:r>
      <w:r w:rsidR="00E23FA5">
        <w:t>problemas</w:t>
      </w:r>
      <w:r>
        <w:t xml:space="preserve"> ese día </w:t>
      </w:r>
      <w:r w:rsidR="00462522">
        <w:t>que</w:t>
      </w:r>
      <w:r>
        <w:t xml:space="preserve"> </w:t>
      </w:r>
      <w:r w:rsidR="00A00D90">
        <w:t>necesitaban</w:t>
      </w:r>
      <w:r>
        <w:t xml:space="preserve"> urgente solución, ¿pero </w:t>
      </w:r>
      <w:r w:rsidR="00462522">
        <w:t>qué</w:t>
      </w:r>
      <w:r>
        <w:t xml:space="preserve"> haces aquí en Colchester?, le indagó.</w:t>
      </w:r>
    </w:p>
    <w:p w14:paraId="7B649377" w14:textId="77777777" w:rsidR="00165010" w:rsidRDefault="00422D18">
      <w:pPr>
        <w:ind w:left="720"/>
        <w:rPr>
          <w:rPrChange w:id="636" w:author="Author" w:date="2024-06-26T12:40:00Z">
            <w:rPr>
              <w:sz w:val="28"/>
            </w:rPr>
          </w:rPrChange>
        </w:rPr>
      </w:pPr>
      <w:r>
        <w:t>― Vivo aquí en Colchester, y mi nombre es Kevin Taylor.</w:t>
      </w:r>
    </w:p>
    <w:p w14:paraId="5C7A34DD" w14:textId="49830E56" w:rsidR="00165010" w:rsidRDefault="00422D18">
      <w:pPr>
        <w:ind w:left="720"/>
        <w:rPr>
          <w:rPrChange w:id="637" w:author="Author" w:date="2024-06-26T12:40:00Z">
            <w:rPr>
              <w:sz w:val="28"/>
            </w:rPr>
          </w:rPrChange>
        </w:rPr>
      </w:pPr>
      <w:r>
        <w:t xml:space="preserve">― Ella le tendió la mano </w:t>
      </w:r>
      <w:r w:rsidR="00071913">
        <w:t xml:space="preserve">― </w:t>
      </w:r>
      <w:r>
        <w:t xml:space="preserve">Me llamo </w:t>
      </w:r>
      <w:r w:rsidR="003C63D1">
        <w:t>Janica</w:t>
      </w:r>
      <w:r>
        <w:t xml:space="preserve"> </w:t>
      </w:r>
      <w:r w:rsidR="003C63D1">
        <w:t>Novak</w:t>
      </w:r>
      <w:r>
        <w:t xml:space="preserve"> y por razones de trabajo me llevaron a radicarme por un tiempo aquí, no me desagrada esta ciudad, pero Londres es Londres.</w:t>
      </w:r>
    </w:p>
    <w:p w14:paraId="574AED35" w14:textId="43C2CEA4" w:rsidR="00165010" w:rsidRDefault="00422D18">
      <w:pPr>
        <w:ind w:left="720"/>
        <w:rPr>
          <w:rPrChange w:id="638" w:author="Author" w:date="2024-06-26T12:40:00Z">
            <w:rPr>
              <w:sz w:val="28"/>
            </w:rPr>
          </w:rPrChange>
        </w:rPr>
      </w:pPr>
      <w:r>
        <w:t xml:space="preserve">― Bueno, me alegro de verte, le dijo, como para </w:t>
      </w:r>
      <w:r w:rsidR="00A00D90">
        <w:t>quedarse</w:t>
      </w:r>
      <w:r>
        <w:t>.</w:t>
      </w:r>
    </w:p>
    <w:p w14:paraId="707AEBCF" w14:textId="58D5CB59" w:rsidR="00165010" w:rsidRDefault="003C63D1">
      <w:pPr>
        <w:ind w:left="720"/>
        <w:rPr>
          <w:rPrChange w:id="639" w:author="Author" w:date="2024-06-26T12:40:00Z">
            <w:rPr>
              <w:sz w:val="28"/>
            </w:rPr>
          </w:rPrChange>
        </w:rPr>
      </w:pPr>
      <w:r>
        <w:t>Janica</w:t>
      </w:r>
      <w:r w:rsidR="00D7629C">
        <w:t xml:space="preserve"> terminó de beber y se preparó para irse </w:t>
      </w:r>
      <w:r w:rsidR="00071913">
        <w:t xml:space="preserve">― </w:t>
      </w:r>
      <w:r w:rsidR="00D7629C">
        <w:t xml:space="preserve">Ha </w:t>
      </w:r>
      <w:r w:rsidR="00F33C32">
        <w:t>sido</w:t>
      </w:r>
      <w:r w:rsidR="00D7629C">
        <w:t xml:space="preserve"> un gusto volver a verte.</w:t>
      </w:r>
    </w:p>
    <w:p w14:paraId="36B55112" w14:textId="77777777" w:rsidR="00165010" w:rsidRDefault="00422D18">
      <w:pPr>
        <w:ind w:left="720"/>
        <w:rPr>
          <w:rPrChange w:id="640" w:author="Author" w:date="2024-06-26T12:40:00Z">
            <w:rPr>
              <w:sz w:val="28"/>
            </w:rPr>
          </w:rPrChange>
        </w:rPr>
      </w:pPr>
      <w:r>
        <w:t>― ¿Estas huyendo otra ve?, le indago él.</w:t>
      </w:r>
    </w:p>
    <w:p w14:paraId="64F3F687" w14:textId="5FAB47D6" w:rsidR="00165010" w:rsidRDefault="00422D18">
      <w:pPr>
        <w:ind w:left="720"/>
        <w:rPr>
          <w:rPrChange w:id="641" w:author="Author" w:date="2024-06-26T12:40:00Z">
            <w:rPr>
              <w:sz w:val="28"/>
            </w:rPr>
          </w:rPrChange>
        </w:rPr>
      </w:pPr>
      <w:r>
        <w:t xml:space="preserve">― Ella sonrió. No, lo </w:t>
      </w:r>
      <w:r w:rsidR="00F33C32">
        <w:t>que</w:t>
      </w:r>
      <w:r>
        <w:t xml:space="preserve"> sucede es </w:t>
      </w:r>
      <w:r w:rsidR="00462522">
        <w:t>que</w:t>
      </w:r>
      <w:r>
        <w:t xml:space="preserve"> espero una llamada importe y </w:t>
      </w:r>
      <w:r w:rsidR="00F33C32">
        <w:t>necesito</w:t>
      </w:r>
      <w:r>
        <w:t xml:space="preserve"> estar en mi departamento.</w:t>
      </w:r>
    </w:p>
    <w:p w14:paraId="7E4594D2" w14:textId="122ADDDD" w:rsidR="00165010" w:rsidRDefault="00422D18">
      <w:pPr>
        <w:ind w:left="720"/>
        <w:rPr>
          <w:rPrChange w:id="642" w:author="Author" w:date="2024-06-26T12:40:00Z">
            <w:rPr>
              <w:sz w:val="28"/>
            </w:rPr>
          </w:rPrChange>
        </w:rPr>
      </w:pPr>
      <w:r>
        <w:t xml:space="preserve">― Kevin meneó la cabeza </w:t>
      </w:r>
      <w:r w:rsidR="00071913">
        <w:t xml:space="preserve">― </w:t>
      </w:r>
      <w:r>
        <w:t>¿Vives lejos. Te pudo llevar en mi auto?</w:t>
      </w:r>
    </w:p>
    <w:p w14:paraId="4E6B3F30" w14:textId="77777777" w:rsidR="00165010" w:rsidRDefault="00422D18">
      <w:pPr>
        <w:ind w:left="720"/>
        <w:rPr>
          <w:rPrChange w:id="643" w:author="Author" w:date="2024-06-26T12:40:00Z">
            <w:rPr>
              <w:sz w:val="28"/>
            </w:rPr>
          </w:rPrChange>
        </w:rPr>
      </w:pPr>
      <w:r>
        <w:t>― No es necesario. Vivo a dos calles de aquí.</w:t>
      </w:r>
    </w:p>
    <w:p w14:paraId="0363FADE" w14:textId="1620BFEF" w:rsidR="00165010" w:rsidRDefault="00422D18">
      <w:pPr>
        <w:ind w:left="720"/>
        <w:rPr>
          <w:rPrChange w:id="644" w:author="Author" w:date="2024-06-26T12:40:00Z">
            <w:rPr>
              <w:sz w:val="28"/>
            </w:rPr>
          </w:rPrChange>
        </w:rPr>
      </w:pPr>
      <w:r>
        <w:t xml:space="preserve">Él sonrió y tomó su celular </w:t>
      </w:r>
      <w:r w:rsidR="00071913">
        <w:t xml:space="preserve">― </w:t>
      </w:r>
      <w:r>
        <w:t xml:space="preserve">Déjame darte mi número, cuando quieras ir a tomar un café, me </w:t>
      </w:r>
      <w:r w:rsidR="00F33C32">
        <w:t>llamas</w:t>
      </w:r>
      <w:r>
        <w:t>.</w:t>
      </w:r>
    </w:p>
    <w:p w14:paraId="2D9BD5BD" w14:textId="631EB4E5" w:rsidR="00165010" w:rsidRDefault="003C63D1">
      <w:pPr>
        <w:ind w:left="720"/>
        <w:rPr>
          <w:rPrChange w:id="645" w:author="Author" w:date="2024-06-26T12:40:00Z">
            <w:rPr>
              <w:sz w:val="28"/>
            </w:rPr>
          </w:rPrChange>
        </w:rPr>
      </w:pPr>
      <w:r>
        <w:t>Janica</w:t>
      </w:r>
      <w:r w:rsidR="00D7629C">
        <w:t xml:space="preserve"> </w:t>
      </w:r>
      <w:r w:rsidR="00F54961">
        <w:t>asintió</w:t>
      </w:r>
      <w:r w:rsidR="00D7629C">
        <w:t xml:space="preserve"> con la cabeza no muy convencida </w:t>
      </w:r>
      <w:r w:rsidR="00071913">
        <w:t xml:space="preserve">― </w:t>
      </w:r>
      <w:r w:rsidR="00D7629C">
        <w:t xml:space="preserve">De acuerdo, te prometo </w:t>
      </w:r>
      <w:r w:rsidR="00462522">
        <w:t>que</w:t>
      </w:r>
      <w:r w:rsidR="00D7629C">
        <w:t xml:space="preserve"> te llamaré.</w:t>
      </w:r>
    </w:p>
    <w:p w14:paraId="4E638B40" w14:textId="626949A2" w:rsidR="00165010" w:rsidRDefault="00000000">
      <w:pPr>
        <w:ind w:left="720"/>
        <w:rPr>
          <w:rPrChange w:id="646" w:author="Author" w:date="2024-06-26T12:40:00Z">
            <w:rPr>
              <w:sz w:val="28"/>
            </w:rPr>
          </w:rPrChange>
        </w:rPr>
      </w:pPr>
      <w:r>
        <w:t xml:space="preserve">La vio alejarse, y de repente, tuvo la grata sensación </w:t>
      </w:r>
      <w:r w:rsidR="00462522">
        <w:t>que</w:t>
      </w:r>
      <w:r>
        <w:t xml:space="preserve"> la volvería a encontrar.</w:t>
      </w:r>
    </w:p>
    <w:p w14:paraId="5BE1FD0D" w14:textId="77777777" w:rsidR="00165010" w:rsidRDefault="00165010">
      <w:pPr>
        <w:ind w:left="720"/>
        <w:rPr>
          <w:sz w:val="28"/>
          <w:szCs w:val="28"/>
        </w:rPr>
      </w:pPr>
    </w:p>
    <w:p w14:paraId="07B5BDA8" w14:textId="77777777" w:rsidR="00165010" w:rsidRDefault="00165010">
      <w:pPr>
        <w:ind w:left="720"/>
        <w:rPr>
          <w:sz w:val="28"/>
          <w:szCs w:val="28"/>
        </w:rPr>
      </w:pPr>
    </w:p>
    <w:p w14:paraId="62399904" w14:textId="77777777" w:rsidR="00165010" w:rsidRDefault="00165010">
      <w:pPr>
        <w:ind w:left="720"/>
        <w:rPr>
          <w:sz w:val="28"/>
          <w:szCs w:val="28"/>
        </w:rPr>
      </w:pPr>
    </w:p>
    <w:p w14:paraId="56B01720" w14:textId="77777777" w:rsidR="00165010" w:rsidRDefault="00165010">
      <w:pPr>
        <w:ind w:left="720"/>
        <w:rPr>
          <w:sz w:val="28"/>
          <w:szCs w:val="28"/>
        </w:rPr>
      </w:pPr>
    </w:p>
    <w:p w14:paraId="3C741D50" w14:textId="6CDF165C" w:rsidR="00165010" w:rsidRDefault="00000000">
      <w:pPr>
        <w:ind w:left="720"/>
        <w:rPr>
          <w:rPrChange w:id="647" w:author="Author" w:date="2024-06-26T12:40:00Z">
            <w:rPr>
              <w:sz w:val="28"/>
            </w:rPr>
          </w:rPrChange>
        </w:rPr>
      </w:pPr>
      <w:r>
        <w:t xml:space="preserve">Le contó mucho llamarlo, pero al final lo hizo, quizás, su juventud y el deseo de verlo  tomando un café pudieron más </w:t>
      </w:r>
      <w:r w:rsidR="00462522">
        <w:t>que</w:t>
      </w:r>
      <w:r>
        <w:t xml:space="preserve"> su estricta disciplina. Conoció muchas compañeras </w:t>
      </w:r>
      <w:r w:rsidR="00462522">
        <w:t>que</w:t>
      </w:r>
      <w:r>
        <w:t xml:space="preserve"> en occidente fueron a la cama con hombres detestables para sacarle información, pero este no era su caso. Kevin tenía merecimientos para </w:t>
      </w:r>
      <w:r w:rsidR="00462522">
        <w:t>que</w:t>
      </w:r>
      <w:r>
        <w:t xml:space="preserve"> ella no lo rechazara, además, </w:t>
      </w:r>
      <w:r w:rsidR="00F33C32">
        <w:t>necesitaba</w:t>
      </w:r>
      <w:r>
        <w:t xml:space="preserve"> estar con alguien </w:t>
      </w:r>
      <w:r w:rsidR="00462522">
        <w:t>que</w:t>
      </w:r>
      <w:r>
        <w:t xml:space="preserve"> no fuese de su entorno y más sí le </w:t>
      </w:r>
      <w:r>
        <w:lastRenderedPageBreak/>
        <w:t xml:space="preserve">agradaba la persona. Kevin, era alto, atlético de rasgos perfectos y ojos trasparentes. Nunca había </w:t>
      </w:r>
      <w:r w:rsidR="00F33C32">
        <w:t>tenido</w:t>
      </w:r>
      <w:r>
        <w:t xml:space="preserve"> </w:t>
      </w:r>
      <w:r w:rsidR="00F33C32">
        <w:t>citas</w:t>
      </w:r>
      <w:r>
        <w:t xml:space="preserve">, solamente se enamoró de </w:t>
      </w:r>
      <w:r w:rsidR="003F7800">
        <w:t>Artem</w:t>
      </w:r>
      <w:r>
        <w:t xml:space="preserve">, un teniente de inteligencia, de la marina rusa, joven y apuesto </w:t>
      </w:r>
      <w:r w:rsidR="00462522">
        <w:t>que</w:t>
      </w:r>
      <w:r>
        <w:t xml:space="preserve"> la dejó un día por su primer amor.</w:t>
      </w:r>
    </w:p>
    <w:p w14:paraId="4D95551D" w14:textId="0FA7C169" w:rsidR="00165010" w:rsidRDefault="00000000">
      <w:pPr>
        <w:ind w:left="720"/>
        <w:rPr>
          <w:rPrChange w:id="648" w:author="Author" w:date="2024-06-26T12:40:00Z">
            <w:rPr>
              <w:sz w:val="28"/>
            </w:rPr>
          </w:rPrChange>
        </w:rPr>
      </w:pPr>
      <w:r>
        <w:t xml:space="preserve">Se </w:t>
      </w:r>
      <w:r w:rsidR="00F54961">
        <w:t>sentía</w:t>
      </w:r>
      <w:r>
        <w:t xml:space="preserve"> bien con Kevin esa noche, bebiendo su tercera copa y repitiendo las mentiras de la lejana </w:t>
      </w:r>
      <w:r w:rsidR="008D613A">
        <w:t>Varsovia</w:t>
      </w:r>
      <w:r>
        <w:t xml:space="preserve">. </w:t>
      </w:r>
    </w:p>
    <w:p w14:paraId="74EF0536" w14:textId="04222DA3" w:rsidR="00165010" w:rsidRDefault="00000000">
      <w:pPr>
        <w:ind w:left="720"/>
        <w:rPr>
          <w:rPrChange w:id="649" w:author="Author" w:date="2024-06-26T12:40:00Z">
            <w:rPr>
              <w:sz w:val="28"/>
            </w:rPr>
          </w:rPrChange>
        </w:rPr>
      </w:pPr>
      <w:r>
        <w:t xml:space="preserve">Le sedujo la idea </w:t>
      </w:r>
      <w:r w:rsidR="00462522">
        <w:t>que</w:t>
      </w:r>
      <w:r>
        <w:t xml:space="preserve"> Kevin la invitara al día </w:t>
      </w:r>
      <w:r w:rsidR="008D613A">
        <w:t>siguiente</w:t>
      </w:r>
      <w:r>
        <w:t xml:space="preserve"> a correr en la costanera de Maldon, a media hora de Colchester y pasar el día allí.</w:t>
      </w:r>
    </w:p>
    <w:p w14:paraId="10A7D3FE" w14:textId="0D2EFDA7" w:rsidR="00165010" w:rsidRDefault="00000000">
      <w:pPr>
        <w:ind w:left="720"/>
        <w:rPr>
          <w:rPrChange w:id="650" w:author="Author" w:date="2024-06-26T12:40:00Z">
            <w:rPr>
              <w:sz w:val="28"/>
            </w:rPr>
          </w:rPrChange>
        </w:rPr>
      </w:pPr>
      <w:r>
        <w:t xml:space="preserve">Cuando </w:t>
      </w:r>
      <w:r w:rsidR="004B609E">
        <w:t>Kevin</w:t>
      </w:r>
      <w:r>
        <w:t xml:space="preserve"> la despidió esa noche en la puerta de su departamento, de repente, ella le dio un beso en los labios y le soltó la mano.</w:t>
      </w:r>
    </w:p>
    <w:p w14:paraId="117C75FE" w14:textId="77777777" w:rsidR="00165010" w:rsidRDefault="00422D18">
      <w:pPr>
        <w:ind w:left="720"/>
        <w:rPr>
          <w:rPrChange w:id="651" w:author="Author" w:date="2024-06-26T12:40:00Z">
            <w:rPr>
              <w:sz w:val="28"/>
            </w:rPr>
          </w:rPrChange>
        </w:rPr>
      </w:pPr>
      <w:r>
        <w:t>― Un beso es muy poco para una noche encantada. Me invitas a una copa, le dijo el, con cierto tono de seducción.</w:t>
      </w:r>
    </w:p>
    <w:p w14:paraId="5717D9E3" w14:textId="6AAB5F20" w:rsidR="00852C1B" w:rsidRDefault="00000000">
      <w:pPr>
        <w:ind w:left="720"/>
      </w:pPr>
      <w:r>
        <w:t>Ella negó con la cabeza y rio entre dientes</w:t>
      </w:r>
      <w:r w:rsidR="00071913">
        <w:t xml:space="preserve">― </w:t>
      </w:r>
      <w:r>
        <w:t>Mañana nos vemos, gracias por la velada, le contestó, cerrando la puerta.</w:t>
      </w:r>
      <w:r w:rsidR="00852C1B">
        <w:br w:type="page"/>
      </w:r>
      <w:r>
        <w:lastRenderedPageBreak/>
        <w:t xml:space="preserve">Recostado en la cama, Kevin pensó esa noche </w:t>
      </w:r>
      <w:r w:rsidR="00462522">
        <w:t>que</w:t>
      </w:r>
      <w:r>
        <w:t xml:space="preserve"> el destino lo había premiado conociendo a </w:t>
      </w:r>
      <w:r w:rsidR="003C63D1">
        <w:t>Janica</w:t>
      </w:r>
      <w:r>
        <w:t xml:space="preserve">, con esos ojos verdes y redondos </w:t>
      </w:r>
      <w:r w:rsidR="00462522">
        <w:t>que</w:t>
      </w:r>
      <w:r>
        <w:t xml:space="preserve"> no dejaban de mirarlo, en un rostro angelical, seguramente, estaba ante la mujer soñada </w:t>
      </w:r>
      <w:r w:rsidR="00462522">
        <w:t>que</w:t>
      </w:r>
      <w:r>
        <w:t xml:space="preserve"> todo hombre </w:t>
      </w:r>
      <w:r w:rsidR="00E002EC">
        <w:t>quisiera</w:t>
      </w:r>
      <w:r>
        <w:t xml:space="preserve"> tener, no sólo por su belleza, sí no también por su nivel intelectual</w:t>
      </w:r>
      <w:r w:rsidR="00071913">
        <w:t xml:space="preserve">― </w:t>
      </w:r>
      <w:r>
        <w:t xml:space="preserve">Trataré de no hacer locuras, se dijo, recordando el suave beso </w:t>
      </w:r>
      <w:r w:rsidR="00462522">
        <w:t>que</w:t>
      </w:r>
      <w:r>
        <w:t xml:space="preserve"> </w:t>
      </w:r>
      <w:r w:rsidR="003C63D1">
        <w:t>Janica</w:t>
      </w:r>
      <w:r>
        <w:t xml:space="preserve"> </w:t>
      </w:r>
      <w:r w:rsidR="00E002EC">
        <w:t>sorpresivamente</w:t>
      </w:r>
      <w:r>
        <w:t xml:space="preserve"> le dio.</w:t>
      </w:r>
    </w:p>
    <w:p w14:paraId="5F28C3C5" w14:textId="77777777" w:rsidR="002866E3" w:rsidRDefault="002866E3">
      <w:pPr>
        <w:ind w:left="720"/>
        <w:rPr>
          <w:del w:id="652" w:author="Author" w:date="2024-06-26T12:40:00Z"/>
          <w:sz w:val="28"/>
          <w:szCs w:val="28"/>
        </w:rPr>
      </w:pPr>
    </w:p>
    <w:p w14:paraId="39EB5161" w14:textId="77777777" w:rsidR="002866E3" w:rsidRDefault="002866E3">
      <w:pPr>
        <w:ind w:left="720"/>
        <w:rPr>
          <w:del w:id="653" w:author="Author" w:date="2024-06-26T12:40:00Z"/>
          <w:sz w:val="28"/>
          <w:szCs w:val="28"/>
        </w:rPr>
      </w:pPr>
    </w:p>
    <w:p w14:paraId="139DD6E6" w14:textId="77777777" w:rsidR="002866E3" w:rsidRDefault="002866E3">
      <w:pPr>
        <w:ind w:left="720"/>
        <w:rPr>
          <w:del w:id="654" w:author="Author" w:date="2024-06-26T12:40:00Z"/>
          <w:sz w:val="28"/>
          <w:szCs w:val="28"/>
        </w:rPr>
      </w:pPr>
    </w:p>
    <w:p w14:paraId="2949F52C" w14:textId="77777777" w:rsidR="002866E3" w:rsidRDefault="002866E3">
      <w:pPr>
        <w:ind w:left="720"/>
        <w:rPr>
          <w:del w:id="655" w:author="Author" w:date="2024-06-26T12:40:00Z"/>
          <w:sz w:val="28"/>
          <w:szCs w:val="28"/>
        </w:rPr>
      </w:pPr>
    </w:p>
    <w:p w14:paraId="10FC0644" w14:textId="365CE767" w:rsidR="00954A22" w:rsidRDefault="00000000">
      <w:pPr>
        <w:ind w:left="720"/>
      </w:pPr>
      <w:r>
        <w:t xml:space="preserve">Pero los destinos no se eligen, sean malos o buenos, solamente hay </w:t>
      </w:r>
      <w:r w:rsidR="00E002EC">
        <w:t>que</w:t>
      </w:r>
      <w:r>
        <w:t xml:space="preserve"> aceptarlos como son y el creyó </w:t>
      </w:r>
      <w:r w:rsidR="00462522">
        <w:t>que</w:t>
      </w:r>
      <w:r>
        <w:t xml:space="preserve"> esa noche encantada, la mujer de sus sueños había aparecido como en un cuento de hadas para </w:t>
      </w:r>
      <w:r w:rsidR="00E002EC">
        <w:t>quedarse</w:t>
      </w:r>
      <w:r>
        <w:t xml:space="preserve"> en su vida para </w:t>
      </w:r>
      <w:r w:rsidR="00E23FA5">
        <w:t>siempre</w:t>
      </w:r>
      <w:r>
        <w:t>.</w:t>
      </w:r>
      <w:r w:rsidR="00954A22">
        <w:br w:type="page"/>
      </w:r>
      <w:r>
        <w:lastRenderedPageBreak/>
        <w:t xml:space="preserve">Maldon es una ciudad </w:t>
      </w:r>
      <w:r w:rsidR="00E002EC">
        <w:t>pequeña</w:t>
      </w:r>
      <w:r>
        <w:t xml:space="preserve">, bordeada por el rio Blackwater, no muy profundo, con botes amarrados y otros en desuso flotando a la deriva, también, se observa a lo largo de la costanera un monte, de plantas centenarias y eucaliptos, con caminos </w:t>
      </w:r>
      <w:r w:rsidR="00543100">
        <w:t>transitables</w:t>
      </w:r>
      <w:r>
        <w:t xml:space="preserve">, y alguna cafetería y pub no muy </w:t>
      </w:r>
      <w:r w:rsidR="00543100">
        <w:t>visible</w:t>
      </w:r>
      <w:r>
        <w:t xml:space="preserve"> desde el rio. Sobresale la cúpula de la antigua </w:t>
      </w:r>
      <w:r w:rsidR="004B609E">
        <w:t>iglesia</w:t>
      </w:r>
      <w:r>
        <w:t xml:space="preserve"> St</w:t>
      </w:r>
      <w:r w:rsidR="00543100">
        <w:t>.</w:t>
      </w:r>
      <w:r>
        <w:t xml:space="preserve"> Mary</w:t>
      </w:r>
      <w:r w:rsidR="00543100">
        <w:t>’s</w:t>
      </w:r>
      <w:r>
        <w:t xml:space="preserve"> construida hace 1100 años y remodelada hace 600 años.</w:t>
      </w:r>
      <w:r w:rsidR="00954A22">
        <w:br w:type="page"/>
      </w:r>
      <w:r>
        <w:lastRenderedPageBreak/>
        <w:t xml:space="preserve">Kevin, se asombró de la rapidez de </w:t>
      </w:r>
      <w:r w:rsidR="003C63D1">
        <w:t>Janica</w:t>
      </w:r>
      <w:r>
        <w:t xml:space="preserve"> trotando </w:t>
      </w:r>
      <w:r w:rsidR="004B609E">
        <w:t>sin</w:t>
      </w:r>
      <w:r>
        <w:t xml:space="preserve"> agitarse y en algún momento superándolo a lo largo de la costanera.</w:t>
      </w:r>
    </w:p>
    <w:p w14:paraId="41D7D226" w14:textId="218D8B42" w:rsidR="00165010" w:rsidRDefault="00000000">
      <w:pPr>
        <w:ind w:left="720"/>
        <w:rPr>
          <w:rPrChange w:id="656" w:author="Author" w:date="2024-06-26T12:40:00Z">
            <w:rPr>
              <w:sz w:val="28"/>
            </w:rPr>
          </w:rPrChange>
        </w:rPr>
      </w:pPr>
      <w:r>
        <w:t xml:space="preserve"> Exhalando un largo suspiro, le comentó ― Creí </w:t>
      </w:r>
      <w:r w:rsidR="00462522">
        <w:t>que</w:t>
      </w:r>
      <w:r>
        <w:t xml:space="preserve"> te iba a superar, pero </w:t>
      </w:r>
      <w:r w:rsidR="00E23FA5">
        <w:t>siempre</w:t>
      </w:r>
      <w:r>
        <w:t xml:space="preserve"> hay alguien </w:t>
      </w:r>
      <w:r w:rsidR="00462522">
        <w:t>que</w:t>
      </w:r>
      <w:r>
        <w:t xml:space="preserve"> te pude ganar.</w:t>
      </w:r>
    </w:p>
    <w:p w14:paraId="0FA5D26D" w14:textId="2EE66A7D" w:rsidR="00165010" w:rsidRDefault="00422D18">
      <w:pPr>
        <w:ind w:left="720"/>
        <w:rPr>
          <w:rPrChange w:id="657" w:author="Author" w:date="2024-06-26T12:40:00Z">
            <w:rPr>
              <w:sz w:val="28"/>
            </w:rPr>
          </w:rPrChange>
        </w:rPr>
      </w:pPr>
      <w:r>
        <w:t xml:space="preserve">―  A </w:t>
      </w:r>
      <w:r w:rsidR="00F0595B">
        <w:t>mí</w:t>
      </w:r>
      <w:r>
        <w:t xml:space="preserve"> también me gusta correr y lo hago con frecuencia, pero bueno estamos parejos, le dijo ella, acelerando el paso, cuando, de repente, comenzó a llover, Kevin observó un refugio y bajaron presurosos de la costanera hacía una casa de comidas rápidas </w:t>
      </w:r>
      <w:r w:rsidR="00071913">
        <w:t xml:space="preserve">― </w:t>
      </w:r>
      <w:r>
        <w:t xml:space="preserve">Llegamos justo le dijo el </w:t>
      </w:r>
      <w:r w:rsidR="00F0595B">
        <w:t>cuándo</w:t>
      </w:r>
      <w:r>
        <w:t xml:space="preserve"> se desató una lluvia intensa.</w:t>
      </w:r>
    </w:p>
    <w:p w14:paraId="6786522C" w14:textId="782D1F7E" w:rsidR="00165010" w:rsidRDefault="00000000">
      <w:pPr>
        <w:ind w:left="720"/>
        <w:rPr>
          <w:rPrChange w:id="658" w:author="Author" w:date="2024-06-26T12:40:00Z">
            <w:rPr>
              <w:sz w:val="28"/>
            </w:rPr>
          </w:rPrChange>
        </w:rPr>
      </w:pPr>
      <w:r>
        <w:t xml:space="preserve">Ella exhaló, sonriendo, mientras, sus ojos verdes parecían dibujados por un compás, y por su cabellera dorada resbalaban gruesas gotas de lluvia. Se </w:t>
      </w:r>
      <w:r w:rsidR="00F54961">
        <w:t>sentía</w:t>
      </w:r>
      <w:r>
        <w:t xml:space="preserve"> feliz, junto a Kevin, mientras saboreaba el aroma tentador de las aburguesas y papas fritas. Su rostro iluminado por la sonrisa revelaba una mezcla de alegría y cierta nostalgia. </w:t>
      </w:r>
    </w:p>
    <w:p w14:paraId="270B5321" w14:textId="444B29AF" w:rsidR="00165010" w:rsidRDefault="00000000">
      <w:pPr>
        <w:ind w:left="720"/>
        <w:rPr>
          <w:rPrChange w:id="659" w:author="Author" w:date="2024-06-26T12:40:00Z">
            <w:rPr>
              <w:sz w:val="28"/>
            </w:rPr>
          </w:rPrChange>
        </w:rPr>
      </w:pPr>
      <w:r>
        <w:t xml:space="preserve">El local de comidas rápidas se trasformó en un refugió cálido donde el tiempo parecía detenerse, permitiendo </w:t>
      </w:r>
      <w:r w:rsidR="00462522">
        <w:t>que</w:t>
      </w:r>
      <w:r>
        <w:t xml:space="preserve"> </w:t>
      </w:r>
      <w:r w:rsidR="003C63D1">
        <w:t>Janica</w:t>
      </w:r>
      <w:r>
        <w:t xml:space="preserve"> y Kevin se descubriesen disfrutando de la magia de conexión humana en medio de la tormenta. Ella se </w:t>
      </w:r>
      <w:r w:rsidR="00F54961">
        <w:t>sentía</w:t>
      </w:r>
      <w:r>
        <w:t xml:space="preserve"> doblemente feliz, </w:t>
      </w:r>
      <w:r w:rsidR="00462522">
        <w:t>por qué</w:t>
      </w:r>
      <w:r>
        <w:t xml:space="preserve"> no </w:t>
      </w:r>
      <w:r w:rsidR="00FD24D6">
        <w:t>mentía</w:t>
      </w:r>
      <w:r>
        <w:t xml:space="preserve"> en sus sentimientos hacia </w:t>
      </w:r>
      <w:r w:rsidR="00F0595B">
        <w:t>él</w:t>
      </w:r>
      <w:r>
        <w:t xml:space="preserve"> y en estas largas horas se olvidó de quiera era y tejió una coraza de acero en su mente para </w:t>
      </w:r>
      <w:r w:rsidR="00462522">
        <w:t>que</w:t>
      </w:r>
      <w:r>
        <w:t xml:space="preserve"> nadie se lo hiciera recordar.</w:t>
      </w:r>
    </w:p>
    <w:p w14:paraId="7880D71A" w14:textId="3382F3E1" w:rsidR="00165010" w:rsidRDefault="00422D18">
      <w:pPr>
        <w:ind w:left="720"/>
        <w:rPr>
          <w:rPrChange w:id="660" w:author="Author" w:date="2024-06-26T12:40:00Z">
            <w:rPr>
              <w:sz w:val="28"/>
            </w:rPr>
          </w:rPrChange>
        </w:rPr>
      </w:pPr>
      <w:r>
        <w:t xml:space="preserve">― </w:t>
      </w:r>
      <w:r w:rsidR="00F0595B">
        <w:t>Él</w:t>
      </w:r>
      <w:r>
        <w:t xml:space="preserve"> le contó su vida y una lagrima salió de sus mejillas cuando recordó </w:t>
      </w:r>
      <w:r w:rsidR="00F0595B">
        <w:t>que</w:t>
      </w:r>
      <w:r>
        <w:t xml:space="preserve"> perdió a sus padres en un accidente automovilístico, la tristeza fue tal </w:t>
      </w:r>
      <w:r w:rsidR="00F0595B">
        <w:t>que</w:t>
      </w:r>
      <w:r>
        <w:t xml:space="preserve"> lo llevó a abandonar la carrera de medicina, actualmente vive de las rentas de algún negocio y de dos departamentos </w:t>
      </w:r>
      <w:r w:rsidR="00462522">
        <w:t>que</w:t>
      </w:r>
      <w:r>
        <w:t xml:space="preserve"> heredó de su padres ― exhaló </w:t>
      </w:r>
      <w:r w:rsidR="00071913">
        <w:t xml:space="preserve">― </w:t>
      </w:r>
      <w:r>
        <w:t xml:space="preserve">Algunas veces la vida te quita lo </w:t>
      </w:r>
      <w:r w:rsidR="00462522">
        <w:t>que</w:t>
      </w:r>
      <w:r>
        <w:t xml:space="preserve"> más amamos.</w:t>
      </w:r>
    </w:p>
    <w:p w14:paraId="01C8F08B" w14:textId="09CC1726" w:rsidR="00165010" w:rsidRDefault="00000000">
      <w:pPr>
        <w:ind w:left="720"/>
        <w:rPr>
          <w:rPrChange w:id="661" w:author="Author" w:date="2024-06-26T12:40:00Z">
            <w:rPr>
              <w:sz w:val="28"/>
            </w:rPr>
          </w:rPrChange>
        </w:rPr>
      </w:pPr>
      <w:r>
        <w:t xml:space="preserve">Ella no le contestó, le tomó las manos y se </w:t>
      </w:r>
      <w:r w:rsidR="00F54961">
        <w:t>quedó</w:t>
      </w:r>
      <w:r>
        <w:t xml:space="preserve"> en </w:t>
      </w:r>
      <w:r w:rsidR="00E23FA5">
        <w:t>silencio</w:t>
      </w:r>
      <w:r>
        <w:t>. Se habían conocido en circunstancias inesperadas, pero algo en su mirada la había seducido desde el primer momento.</w:t>
      </w:r>
    </w:p>
    <w:p w14:paraId="14C0ADC9" w14:textId="77777777" w:rsidR="00165010" w:rsidRDefault="00000000">
      <w:pPr>
        <w:ind w:left="720"/>
      </w:pPr>
      <w:r>
        <w:t>De pronto, se le acercó una niña con una bandeja de mimbre, llena de rosas.</w:t>
      </w:r>
    </w:p>
    <w:p w14:paraId="3ED7AEB8" w14:textId="77777777" w:rsidR="00165010" w:rsidRDefault="00422D18">
      <w:pPr>
        <w:ind w:left="720"/>
        <w:rPr>
          <w:rPrChange w:id="662" w:author="Author" w:date="2024-06-26T12:40:00Z">
            <w:rPr>
              <w:sz w:val="28"/>
            </w:rPr>
          </w:rPrChange>
        </w:rPr>
      </w:pPr>
      <w:r>
        <w:t>― ¿Me compra una rosa?, señor, le dijo inclinándose.</w:t>
      </w:r>
    </w:p>
    <w:p w14:paraId="7356AA3F" w14:textId="7A2EF7BE" w:rsidR="00165010" w:rsidRDefault="00000000">
      <w:pPr>
        <w:ind w:left="720"/>
        <w:rPr>
          <w:rPrChange w:id="663" w:author="Author" w:date="2024-06-26T12:40:00Z">
            <w:rPr>
              <w:sz w:val="28"/>
            </w:rPr>
          </w:rPrChange>
        </w:rPr>
      </w:pPr>
      <w:r>
        <w:t xml:space="preserve">Kevin le sonrió, tomó una rosa y se la obsequió a </w:t>
      </w:r>
      <w:r w:rsidR="003C63D1">
        <w:t>Janica</w:t>
      </w:r>
      <w:r>
        <w:t>.</w:t>
      </w:r>
    </w:p>
    <w:p w14:paraId="5ECE382F" w14:textId="2BAB2F52" w:rsidR="00165010" w:rsidRDefault="00071913">
      <w:pPr>
        <w:ind w:left="720"/>
      </w:pPr>
      <w:r>
        <w:t xml:space="preserve">― </w:t>
      </w:r>
      <w:r w:rsidR="00D7629C">
        <w:t xml:space="preserve">Gracias, nunca nadie me regaló una rosa. Es hermosa, dijo besándola. </w:t>
      </w:r>
    </w:p>
    <w:p w14:paraId="3467020D" w14:textId="757FF10B" w:rsidR="00852C1B" w:rsidRDefault="00000000">
      <w:pPr>
        <w:ind w:left="720"/>
      </w:pPr>
      <w:r>
        <w:t xml:space="preserve">En su regreso a  Colchester bajo una intensa lluvia torrencial, ella se </w:t>
      </w:r>
      <w:r w:rsidR="00F54961">
        <w:t>quedó</w:t>
      </w:r>
      <w:r>
        <w:t xml:space="preserve"> dormida en el hombro de Kevin y el beso suavemente su cabellera dorada.</w:t>
      </w:r>
    </w:p>
    <w:p w14:paraId="1FED6D42" w14:textId="6EC67C5E" w:rsidR="00852C1B" w:rsidRDefault="00852C1B">
      <w:pPr>
        <w:ind w:left="720"/>
      </w:pPr>
    </w:p>
    <w:p w14:paraId="07EB3623" w14:textId="77777777" w:rsidR="00852C1B" w:rsidRDefault="00852C1B" w:rsidP="008A3B13">
      <w:pPr>
        <w:ind w:left="720"/>
        <w:jc w:val="center"/>
      </w:pPr>
      <w:r>
        <w:t>******</w:t>
      </w:r>
    </w:p>
    <w:p w14:paraId="6588967C" w14:textId="77777777" w:rsidR="00852C1B" w:rsidRDefault="00852C1B">
      <w:pPr>
        <w:ind w:left="720"/>
      </w:pPr>
    </w:p>
    <w:p w14:paraId="4401EE9C" w14:textId="79E7E924" w:rsidR="00165010" w:rsidRDefault="00000000">
      <w:pPr>
        <w:ind w:left="720"/>
        <w:rPr>
          <w:rPrChange w:id="664" w:author="Author" w:date="2024-06-26T12:40:00Z">
            <w:rPr>
              <w:sz w:val="28"/>
            </w:rPr>
          </w:rPrChange>
        </w:rPr>
      </w:pPr>
      <w:r>
        <w:t xml:space="preserve">Despertaron cuando se filtraban por el ventanal de la habitación los primeros rayos de sol acompañado del fresco de la lluvia </w:t>
      </w:r>
      <w:r w:rsidR="00462522">
        <w:t>que</w:t>
      </w:r>
      <w:r>
        <w:t xml:space="preserve"> aun </w:t>
      </w:r>
      <w:r w:rsidR="00F0595B">
        <w:t>persistía</w:t>
      </w:r>
      <w:r>
        <w:t xml:space="preserve"> en el aire y la renovada energía </w:t>
      </w:r>
      <w:r w:rsidR="00462522">
        <w:t>que</w:t>
      </w:r>
      <w:r>
        <w:t xml:space="preserve"> traía </w:t>
      </w:r>
      <w:r w:rsidR="00F0595B">
        <w:t>consigo</w:t>
      </w:r>
      <w:r>
        <w:t xml:space="preserve"> el amanecer después de un día lluvioso.</w:t>
      </w:r>
    </w:p>
    <w:p w14:paraId="72853E03" w14:textId="2D069496" w:rsidR="00165010" w:rsidRDefault="00422D18">
      <w:pPr>
        <w:ind w:left="720"/>
        <w:rPr>
          <w:rPrChange w:id="665" w:author="Author" w:date="2024-06-26T12:40:00Z">
            <w:rPr>
              <w:sz w:val="28"/>
            </w:rPr>
          </w:rPrChange>
        </w:rPr>
      </w:pPr>
      <w:r>
        <w:t xml:space="preserve">― </w:t>
      </w:r>
      <w:r w:rsidR="004172AE">
        <w:t xml:space="preserve">¿Qué </w:t>
      </w:r>
      <w:r>
        <w:t>pasó a noche?, le preguntó ella, dándole un beso suave en los labios.</w:t>
      </w:r>
    </w:p>
    <w:p w14:paraId="7CA8EC67" w14:textId="0FF56D0F" w:rsidR="00165010" w:rsidRDefault="00422D18">
      <w:pPr>
        <w:ind w:left="720"/>
        <w:rPr>
          <w:rPrChange w:id="666" w:author="Author" w:date="2024-06-26T12:40:00Z">
            <w:rPr>
              <w:sz w:val="28"/>
            </w:rPr>
          </w:rPrChange>
        </w:rPr>
      </w:pPr>
      <w:r>
        <w:t xml:space="preserve">― Paso lo </w:t>
      </w:r>
      <w:r w:rsidR="00F0595B">
        <w:t>que</w:t>
      </w:r>
      <w:r>
        <w:t xml:space="preserve"> tenía </w:t>
      </w:r>
      <w:r w:rsidR="00FD24D6">
        <w:t>que</w:t>
      </w:r>
      <w:r>
        <w:t xml:space="preserve"> pasar. Lo podemos repetir le contestó él abrazándola y ella le extendió los brazos.</w:t>
      </w:r>
    </w:p>
    <w:p w14:paraId="77821A3C" w14:textId="056E65C9" w:rsidR="00165010" w:rsidRDefault="00000000">
      <w:pPr>
        <w:ind w:left="720"/>
        <w:rPr>
          <w:rPrChange w:id="667" w:author="Author" w:date="2024-06-26T12:40:00Z">
            <w:rPr>
              <w:sz w:val="28"/>
            </w:rPr>
          </w:rPrChange>
        </w:rPr>
      </w:pPr>
      <w:r>
        <w:t xml:space="preserve">Kevin, invitó a </w:t>
      </w:r>
      <w:r w:rsidR="003C63D1">
        <w:t>Janica</w:t>
      </w:r>
      <w:r>
        <w:t xml:space="preserve"> esa mañana a pasar un día no tan caluroso en la playa </w:t>
      </w:r>
      <w:r w:rsidR="00F0595B">
        <w:t xml:space="preserve">de </w:t>
      </w:r>
      <w:r>
        <w:t xml:space="preserve">Frinton-on-Sea, un pintoresco pueblo costero, de calles empedradas, casas victorianas y de tonos pastel </w:t>
      </w:r>
      <w:r w:rsidR="00462522">
        <w:t>que</w:t>
      </w:r>
      <w:r>
        <w:t xml:space="preserve"> se alineaban como guardianes </w:t>
      </w:r>
      <w:r w:rsidR="000A7E44">
        <w:t>silentes</w:t>
      </w:r>
      <w:r>
        <w:t xml:space="preserve"> del tiempo, donde la extensa playa de arena dorada se extendía solitaria hasta donde alcanzaba la vista.</w:t>
      </w:r>
    </w:p>
    <w:p w14:paraId="53C80B98" w14:textId="4E9EE557" w:rsidR="00852C1B" w:rsidRDefault="00000000">
      <w:pPr>
        <w:ind w:left="720"/>
      </w:pPr>
      <w:r>
        <w:t xml:space="preserve"> A pesar </w:t>
      </w:r>
      <w:r w:rsidR="00462522">
        <w:t>que</w:t>
      </w:r>
      <w:r>
        <w:t xml:space="preserve"> no era un día caluroso </w:t>
      </w:r>
      <w:r w:rsidR="003C63D1">
        <w:t>Janica</w:t>
      </w:r>
      <w:r>
        <w:t xml:space="preserve"> le sugirió a Kevin nadar hasta un mojón. Los dos nadaban a la perfección, pero ella le saco tres brazadas en la carrera hasta el objetivo </w:t>
      </w:r>
      <w:r w:rsidR="00071913">
        <w:t xml:space="preserve">― </w:t>
      </w:r>
      <w:r>
        <w:t xml:space="preserve">Kevin exhaló </w:t>
      </w:r>
      <w:r w:rsidR="00071913">
        <w:t xml:space="preserve">― </w:t>
      </w:r>
      <w:r>
        <w:t xml:space="preserve">hacemos </w:t>
      </w:r>
      <w:r w:rsidR="000A7E44">
        <w:t>un sprint</w:t>
      </w:r>
      <w:r>
        <w:t xml:space="preserve"> y corres más </w:t>
      </w:r>
      <w:r w:rsidR="00462522">
        <w:t>que</w:t>
      </w:r>
      <w:r>
        <w:t xml:space="preserve"> yo, ahora me superar  en el agua. ¿A caso eres la mujer maravilla?, le preguntó, sonriendo, fuera del agua, ella no le contestó, y recordó los 50 metros </w:t>
      </w:r>
      <w:r w:rsidR="00462522">
        <w:t>que</w:t>
      </w:r>
      <w:r>
        <w:t xml:space="preserve"> hacía a diario en una pileta olímpica, compitiendo con sus camaradas en Moscú, de repente, lo abrazó y lo empujo hacia la </w:t>
      </w:r>
      <w:r>
        <w:lastRenderedPageBreak/>
        <w:t xml:space="preserve">arena, y en medio de la solitaria playa hicieron el amor con la misma </w:t>
      </w:r>
      <w:r w:rsidR="00E23FA5">
        <w:t>pasión</w:t>
      </w:r>
      <w:r>
        <w:t xml:space="preserve"> de la primera vez.</w:t>
      </w:r>
      <w:r w:rsidR="00852C1B">
        <w:br w:type="page"/>
      </w:r>
      <w:r>
        <w:lastRenderedPageBreak/>
        <w:t xml:space="preserve">Había empezado a llover nuevamente cuando llegaron al departamento de </w:t>
      </w:r>
      <w:r w:rsidR="003C63D1">
        <w:t>Janica</w:t>
      </w:r>
      <w:r>
        <w:t xml:space="preserve">, Kevin amagó a </w:t>
      </w:r>
      <w:r w:rsidR="00CC0B26">
        <w:t>quedarse</w:t>
      </w:r>
      <w:r>
        <w:t xml:space="preserve">, de repente, ella negó con la cabeza </w:t>
      </w:r>
      <w:r w:rsidR="00071913">
        <w:t xml:space="preserve">― </w:t>
      </w:r>
      <w:r>
        <w:t xml:space="preserve">No hoy, </w:t>
      </w:r>
      <w:r w:rsidR="00CC0B26">
        <w:t>quedémoslo</w:t>
      </w:r>
      <w:r>
        <w:t xml:space="preserve"> con lo hermoso </w:t>
      </w:r>
      <w:r w:rsidR="00462522">
        <w:t>que</w:t>
      </w:r>
      <w:r>
        <w:t xml:space="preserve"> fue. No me </w:t>
      </w:r>
      <w:r w:rsidR="00CC0B26">
        <w:t>busques</w:t>
      </w:r>
      <w:r>
        <w:t xml:space="preserve"> más.</w:t>
      </w:r>
    </w:p>
    <w:p w14:paraId="6C252DBC" w14:textId="452DF16C" w:rsidR="00165010" w:rsidRDefault="00000000">
      <w:pPr>
        <w:ind w:left="720"/>
        <w:rPr>
          <w:rPrChange w:id="668" w:author="Author" w:date="2024-06-26T12:40:00Z">
            <w:rPr>
              <w:sz w:val="28"/>
            </w:rPr>
          </w:rPrChange>
        </w:rPr>
      </w:pPr>
      <w:r>
        <w:t xml:space="preserve">Kevin abrió los ojos grandes como no dando crédito a lo </w:t>
      </w:r>
      <w:r w:rsidR="00CC0B26">
        <w:t>que</w:t>
      </w:r>
      <w:r>
        <w:t xml:space="preserve"> acababa de escuchar.</w:t>
      </w:r>
    </w:p>
    <w:p w14:paraId="69587769" w14:textId="2ED5E04E" w:rsidR="00165010" w:rsidRDefault="00422D18">
      <w:pPr>
        <w:ind w:left="720"/>
        <w:rPr>
          <w:rPrChange w:id="669" w:author="Author" w:date="2024-06-26T12:40:00Z">
            <w:rPr>
              <w:sz w:val="28"/>
            </w:rPr>
          </w:rPrChange>
        </w:rPr>
      </w:pPr>
      <w:r>
        <w:t>― ¿</w:t>
      </w:r>
      <w:r w:rsidR="00462522">
        <w:t>Por qué</w:t>
      </w:r>
      <w:r>
        <w:t>? ¿A caso no lo disfrutaste?</w:t>
      </w:r>
    </w:p>
    <w:p w14:paraId="01E9E990" w14:textId="5097B590" w:rsidR="00165010" w:rsidRDefault="00422D18">
      <w:pPr>
        <w:ind w:left="720"/>
        <w:rPr>
          <w:rPrChange w:id="670" w:author="Author" w:date="2024-06-26T12:40:00Z">
            <w:rPr>
              <w:sz w:val="28"/>
            </w:rPr>
          </w:rPrChange>
        </w:rPr>
      </w:pPr>
      <w:r>
        <w:t xml:space="preserve">― Si, y mucho. Pero esta corta relación se termina aquí, no quiero ser tu amante. </w:t>
      </w:r>
      <w:r w:rsidR="00CC0B26">
        <w:t>Tómalo</w:t>
      </w:r>
      <w:r>
        <w:t xml:space="preserve"> como una aventura.</w:t>
      </w:r>
    </w:p>
    <w:p w14:paraId="05B1FACE" w14:textId="66C90FC7" w:rsidR="00165010" w:rsidRDefault="00422D18">
      <w:pPr>
        <w:ind w:left="720"/>
        <w:rPr>
          <w:rPrChange w:id="671" w:author="Author" w:date="2024-06-26T12:40:00Z">
            <w:rPr>
              <w:sz w:val="28"/>
            </w:rPr>
          </w:rPrChange>
        </w:rPr>
      </w:pPr>
      <w:r>
        <w:t xml:space="preserve">― No fue una aventura más, tu cuerpo y la frescura de tu piel la </w:t>
      </w:r>
      <w:r w:rsidR="00CC0B26">
        <w:t>sigo</w:t>
      </w:r>
      <w:r>
        <w:t xml:space="preserve"> teniendo en mi cuerpo, le contestó Kevin.</w:t>
      </w:r>
    </w:p>
    <w:p w14:paraId="17EF5AE0" w14:textId="77777777" w:rsidR="00165010" w:rsidRDefault="00000000">
      <w:pPr>
        <w:ind w:left="720"/>
        <w:rPr>
          <w:rPrChange w:id="672" w:author="Author" w:date="2024-06-26T12:40:00Z">
            <w:rPr>
              <w:sz w:val="28"/>
            </w:rPr>
          </w:rPrChange>
        </w:rPr>
      </w:pPr>
      <w:r>
        <w:t>Ella se acercó al ventanal y le dio la espalda. y se tomó un tiempo para responder.</w:t>
      </w:r>
    </w:p>
    <w:p w14:paraId="547E0A06" w14:textId="241FB731" w:rsidR="00165010" w:rsidRDefault="00422D18">
      <w:pPr>
        <w:ind w:left="720"/>
        <w:rPr>
          <w:rPrChange w:id="673" w:author="Author" w:date="2024-06-26T12:40:00Z">
            <w:rPr>
              <w:sz w:val="28"/>
            </w:rPr>
          </w:rPrChange>
        </w:rPr>
      </w:pPr>
      <w:r>
        <w:t xml:space="preserve">― Vine de Polonia para ayudar a mi familia </w:t>
      </w:r>
      <w:r w:rsidR="00462522">
        <w:t>que</w:t>
      </w:r>
      <w:r>
        <w:t xml:space="preserve"> no la pasan para nada bien allí.</w:t>
      </w:r>
    </w:p>
    <w:p w14:paraId="02535DCA" w14:textId="24D643D8" w:rsidR="00165010" w:rsidRDefault="00422D18">
      <w:pPr>
        <w:ind w:left="720"/>
        <w:rPr>
          <w:rPrChange w:id="674" w:author="Author" w:date="2024-06-26T12:40:00Z">
            <w:rPr>
              <w:sz w:val="28"/>
            </w:rPr>
          </w:rPrChange>
        </w:rPr>
      </w:pPr>
      <w:r>
        <w:t xml:space="preserve">― Te entiendo, pero una cosa no quita la otra. Podemos ser pareja y tu seguir con tu vida normal. Me gustas mucho y no quiero perderte, le dijo el con total </w:t>
      </w:r>
      <w:r w:rsidR="00CC0B26">
        <w:t>sinceridad</w:t>
      </w:r>
      <w:r>
        <w:t>.</w:t>
      </w:r>
    </w:p>
    <w:p w14:paraId="5341C2D5" w14:textId="3F3912F8" w:rsidR="00165010" w:rsidRDefault="00422D18">
      <w:pPr>
        <w:ind w:left="720"/>
        <w:rPr>
          <w:rPrChange w:id="675" w:author="Author" w:date="2024-06-26T12:40:00Z">
            <w:rPr>
              <w:sz w:val="28"/>
            </w:rPr>
          </w:rPrChange>
        </w:rPr>
      </w:pPr>
      <w:r>
        <w:t xml:space="preserve">― Tu también me gustas, pero no es lo </w:t>
      </w:r>
      <w:r w:rsidR="00CC0B26">
        <w:t>que</w:t>
      </w:r>
      <w:r>
        <w:t xml:space="preserve"> vine a buscar a Inglaterra. Pronto mi iré a mi país y no quiero </w:t>
      </w:r>
      <w:r w:rsidR="00462522">
        <w:t>que</w:t>
      </w:r>
      <w:r>
        <w:t xml:space="preserve"> sufras con mi alejamiento.</w:t>
      </w:r>
    </w:p>
    <w:p w14:paraId="1CDC44EB" w14:textId="1B37AEE6" w:rsidR="00165010" w:rsidRDefault="00422D18">
      <w:pPr>
        <w:ind w:left="720"/>
        <w:rPr>
          <w:rPrChange w:id="676" w:author="Author" w:date="2024-06-26T12:40:00Z">
            <w:rPr>
              <w:sz w:val="28"/>
            </w:rPr>
          </w:rPrChange>
        </w:rPr>
      </w:pPr>
      <w:r>
        <w:t xml:space="preserve">― ¿Pero..., de </w:t>
      </w:r>
      <w:r w:rsidR="00462522">
        <w:t>que</w:t>
      </w:r>
      <w:r>
        <w:t xml:space="preserve"> </w:t>
      </w:r>
      <w:r w:rsidR="00CC0B26">
        <w:t>estás</w:t>
      </w:r>
      <w:r>
        <w:t xml:space="preserve"> hablando?. Puedo ir contigo y casarnos allá, salvo </w:t>
      </w:r>
      <w:r w:rsidR="00CC0B26">
        <w:t>que</w:t>
      </w:r>
      <w:r>
        <w:t xml:space="preserve"> haya otro hombre esperándote, le indagó  Kevin, tomándola de un brazo.</w:t>
      </w:r>
    </w:p>
    <w:p w14:paraId="494CA631" w14:textId="2F88D0E8" w:rsidR="00165010" w:rsidRDefault="003C63D1">
      <w:pPr>
        <w:ind w:left="720"/>
        <w:rPr>
          <w:rPrChange w:id="677" w:author="Author" w:date="2024-06-26T12:40:00Z">
            <w:rPr>
              <w:sz w:val="28"/>
            </w:rPr>
          </w:rPrChange>
        </w:rPr>
      </w:pPr>
      <w:r>
        <w:t>Janica</w:t>
      </w:r>
      <w:r w:rsidR="00CC0B26">
        <w:t xml:space="preserve"> se puso sería y negó con la cabeza </w:t>
      </w:r>
      <w:r w:rsidR="00071913">
        <w:t xml:space="preserve">― </w:t>
      </w:r>
      <w:r w:rsidR="00CC0B26">
        <w:t xml:space="preserve">No lo hay. Nadie me </w:t>
      </w:r>
      <w:r w:rsidR="00906954">
        <w:t>está</w:t>
      </w:r>
      <w:r w:rsidR="00CC0B26">
        <w:t xml:space="preserve"> esperando.</w:t>
      </w:r>
    </w:p>
    <w:p w14:paraId="1C906FD5" w14:textId="628294CD" w:rsidR="00165010" w:rsidRDefault="00422D18">
      <w:pPr>
        <w:ind w:left="720"/>
        <w:rPr>
          <w:rPrChange w:id="678" w:author="Author" w:date="2024-06-26T12:40:00Z">
            <w:rPr>
              <w:sz w:val="28"/>
            </w:rPr>
          </w:rPrChange>
        </w:rPr>
      </w:pPr>
      <w:r>
        <w:t xml:space="preserve">― </w:t>
      </w:r>
      <w:r w:rsidR="00462522">
        <w:t xml:space="preserve">¿Por qué  </w:t>
      </w:r>
      <w:r>
        <w:t xml:space="preserve">te comportas así, </w:t>
      </w:r>
      <w:r w:rsidR="00462522">
        <w:t>que</w:t>
      </w:r>
      <w:r>
        <w:t xml:space="preserve"> hecho para </w:t>
      </w:r>
      <w:r w:rsidR="00462522">
        <w:t>que</w:t>
      </w:r>
      <w:r>
        <w:t xml:space="preserve"> te alejes de </w:t>
      </w:r>
      <w:r w:rsidR="00906954">
        <w:t>mí</w:t>
      </w:r>
      <w:r>
        <w:t xml:space="preserve">?, preguntó el él, buscando respuesta en los ojos de ella, </w:t>
      </w:r>
      <w:r w:rsidR="00462522">
        <w:t>que</w:t>
      </w:r>
      <w:r>
        <w:t xml:space="preserve"> evitaban su mirada.</w:t>
      </w:r>
    </w:p>
    <w:p w14:paraId="6C1F0389" w14:textId="77777777" w:rsidR="00165010" w:rsidRDefault="00422D18">
      <w:pPr>
        <w:ind w:left="720"/>
        <w:rPr>
          <w:rPrChange w:id="679" w:author="Author" w:date="2024-06-26T12:40:00Z">
            <w:rPr>
              <w:sz w:val="28"/>
            </w:rPr>
          </w:rPrChange>
        </w:rPr>
      </w:pPr>
      <w:r>
        <w:t>― ¿Podemos ser amigo?, le sugirió él.</w:t>
      </w:r>
    </w:p>
    <w:p w14:paraId="7CD791B5" w14:textId="62EBE3E1" w:rsidR="00165010" w:rsidRDefault="00422D18">
      <w:pPr>
        <w:ind w:left="720"/>
        <w:rPr>
          <w:rPrChange w:id="680" w:author="Author" w:date="2024-06-26T12:40:00Z">
            <w:rPr>
              <w:sz w:val="28"/>
            </w:rPr>
          </w:rPrChange>
        </w:rPr>
      </w:pPr>
      <w:r>
        <w:t xml:space="preserve">― Ella negó con la cabeza </w:t>
      </w:r>
      <w:r w:rsidR="00071913">
        <w:t xml:space="preserve">― </w:t>
      </w:r>
      <w:r>
        <w:t>Vete, por favor.</w:t>
      </w:r>
    </w:p>
    <w:p w14:paraId="74FDBF2B" w14:textId="011F0D20" w:rsidR="00165010" w:rsidRDefault="00000000">
      <w:pPr>
        <w:ind w:left="720"/>
        <w:rPr>
          <w:rPrChange w:id="681" w:author="Author" w:date="2024-06-26T12:40:00Z">
            <w:rPr>
              <w:sz w:val="28"/>
            </w:rPr>
          </w:rPrChange>
        </w:rPr>
      </w:pPr>
      <w:r>
        <w:t xml:space="preserve">Cuando él se fue del departamento cabizbajo y </w:t>
      </w:r>
      <w:r w:rsidR="004B609E">
        <w:t>sin</w:t>
      </w:r>
      <w:r>
        <w:t xml:space="preserve"> recibir respuesta,</w:t>
      </w:r>
    </w:p>
    <w:p w14:paraId="459BBC8C" w14:textId="0FC798B5" w:rsidR="00165010" w:rsidRDefault="00000000">
      <w:pPr>
        <w:ind w:left="720"/>
        <w:rPr>
          <w:rPrChange w:id="682" w:author="Author" w:date="2024-06-26T12:40:00Z">
            <w:rPr>
              <w:sz w:val="28"/>
            </w:rPr>
          </w:rPrChange>
        </w:rPr>
      </w:pPr>
      <w:r>
        <w:t xml:space="preserve">a </w:t>
      </w:r>
      <w:r w:rsidR="003C63D1">
        <w:t>Janica</w:t>
      </w:r>
      <w:r>
        <w:t xml:space="preserve"> se le llenaron los ojos de </w:t>
      </w:r>
      <w:r w:rsidR="00310D7F">
        <w:t>lágrimas</w:t>
      </w:r>
      <w:r>
        <w:t xml:space="preserve">. </w:t>
      </w:r>
      <w:r w:rsidR="00906954">
        <w:t>Sabía</w:t>
      </w:r>
      <w:r>
        <w:t xml:space="preserve"> </w:t>
      </w:r>
      <w:r w:rsidR="00462522">
        <w:t>que</w:t>
      </w:r>
      <w:r>
        <w:t xml:space="preserve"> no podía revelarle la verdad. Su vida dependía de mantener el secreto de su identidad como agente secreto. La peligrosa </w:t>
      </w:r>
      <w:r w:rsidR="004172AE">
        <w:t>misión</w:t>
      </w:r>
      <w:r>
        <w:t xml:space="preserve"> </w:t>
      </w:r>
      <w:r w:rsidR="00462522">
        <w:t>que</w:t>
      </w:r>
      <w:r>
        <w:t xml:space="preserve"> tenía entre manos no dejaba espacio para la distracción y menos </w:t>
      </w:r>
      <w:r w:rsidR="00906954">
        <w:t>aún</w:t>
      </w:r>
      <w:r>
        <w:t xml:space="preserve"> para involucrarse emocionalmente con alguien, más allá </w:t>
      </w:r>
      <w:r w:rsidR="00462522">
        <w:t>que</w:t>
      </w:r>
      <w:r>
        <w:t xml:space="preserve"> ese alguien en una  noche le robó el corazón. En realidad quiere protegerlo de su peligrosa vida y de las consecuencias </w:t>
      </w:r>
      <w:r w:rsidR="00906954">
        <w:t>que</w:t>
      </w:r>
      <w:r>
        <w:t xml:space="preserve"> podría ocurrir sí el descubre la verdad de su exterior frio y su eficacia como agente, </w:t>
      </w:r>
      <w:r w:rsidR="00462522">
        <w:t>que</w:t>
      </w:r>
      <w:r>
        <w:t xml:space="preserve"> no concuerda con su lado vulnerable y humano.</w:t>
      </w:r>
    </w:p>
    <w:p w14:paraId="029D1E4E" w14:textId="77777777" w:rsidR="00165010" w:rsidRDefault="00165010">
      <w:pPr>
        <w:ind w:left="720"/>
        <w:rPr>
          <w:sz w:val="28"/>
          <w:szCs w:val="28"/>
        </w:rPr>
      </w:pPr>
    </w:p>
    <w:p w14:paraId="60A048D6" w14:textId="77777777" w:rsidR="00165010" w:rsidRDefault="00165010">
      <w:pPr>
        <w:ind w:left="720"/>
        <w:rPr>
          <w:sz w:val="28"/>
          <w:szCs w:val="28"/>
        </w:rPr>
      </w:pPr>
    </w:p>
    <w:p w14:paraId="001723EC" w14:textId="77777777" w:rsidR="00165010" w:rsidRDefault="00165010">
      <w:pPr>
        <w:ind w:left="720"/>
        <w:rPr>
          <w:sz w:val="28"/>
          <w:szCs w:val="28"/>
        </w:rPr>
      </w:pPr>
    </w:p>
    <w:p w14:paraId="1718BB69" w14:textId="77777777" w:rsidR="00852C1B" w:rsidRDefault="00000000">
      <w:pPr>
        <w:ind w:left="720"/>
      </w:pPr>
      <w:r>
        <w:t xml:space="preserve"> </w:t>
      </w:r>
    </w:p>
    <w:p w14:paraId="1AEDC84F" w14:textId="2ADA5A33" w:rsidR="00852C1B" w:rsidRDefault="00852C1B">
      <w:pPr>
        <w:ind w:left="720"/>
      </w:pPr>
    </w:p>
    <w:p w14:paraId="192BAF2A" w14:textId="77777777" w:rsidR="00852C1B" w:rsidRDefault="00852C1B" w:rsidP="008A3B13">
      <w:pPr>
        <w:ind w:left="720"/>
        <w:jc w:val="center"/>
      </w:pPr>
      <w:r>
        <w:t>******</w:t>
      </w:r>
    </w:p>
    <w:p w14:paraId="3BEBA597" w14:textId="77777777" w:rsidR="00852C1B" w:rsidRDefault="00852C1B">
      <w:pPr>
        <w:ind w:left="720"/>
      </w:pPr>
    </w:p>
    <w:p w14:paraId="5A3C68B2" w14:textId="77777777" w:rsidR="00165010" w:rsidRDefault="00165010">
      <w:pPr>
        <w:ind w:left="720"/>
        <w:rPr>
          <w:sz w:val="28"/>
          <w:szCs w:val="28"/>
        </w:rPr>
      </w:pPr>
    </w:p>
    <w:p w14:paraId="2F2A4B81" w14:textId="0771D7C2" w:rsidR="00165010" w:rsidRDefault="00000000">
      <w:pPr>
        <w:ind w:left="720"/>
        <w:rPr>
          <w:rPrChange w:id="683" w:author="Author" w:date="2024-06-26T12:40:00Z">
            <w:rPr>
              <w:sz w:val="28"/>
            </w:rPr>
          </w:rPrChange>
        </w:rPr>
      </w:pPr>
      <w:r>
        <w:t xml:space="preserve">                El encargado, de Golden Lace la miró entre cejas, cuando </w:t>
      </w:r>
      <w:r w:rsidR="003C63D1">
        <w:t>Janica</w:t>
      </w:r>
      <w:r>
        <w:t xml:space="preserve">, meses después de su arribo a Colchester, se presentó por el aviso </w:t>
      </w:r>
      <w:r w:rsidR="00462522">
        <w:t>que</w:t>
      </w:r>
      <w:r>
        <w:t xml:space="preserve"> </w:t>
      </w:r>
      <w:r w:rsidR="00906954">
        <w:t>necesitaban</w:t>
      </w:r>
      <w:r>
        <w:t xml:space="preserve"> camareras. y también bailarinas para el Show nocturno.</w:t>
      </w:r>
    </w:p>
    <w:p w14:paraId="049F4E50" w14:textId="77777777" w:rsidR="00165010" w:rsidRDefault="00422D18">
      <w:pPr>
        <w:ind w:left="720"/>
        <w:rPr>
          <w:rPrChange w:id="684" w:author="Author" w:date="2024-06-26T12:40:00Z">
            <w:rPr>
              <w:sz w:val="28"/>
            </w:rPr>
          </w:rPrChange>
        </w:rPr>
      </w:pPr>
      <w:r>
        <w:t>― El salario no es muy bueno, pero sí tienes buena atención con los clientes puedes obtener buena propinas, le dijo el hombre, llamado Yan.</w:t>
      </w:r>
    </w:p>
    <w:p w14:paraId="6E8BFA3F" w14:textId="5DB79D18" w:rsidR="00165010" w:rsidRDefault="00000000">
      <w:pPr>
        <w:ind w:left="720"/>
        <w:rPr>
          <w:rPrChange w:id="685" w:author="Author" w:date="2024-06-26T12:40:00Z">
            <w:rPr>
              <w:sz w:val="28"/>
            </w:rPr>
          </w:rPrChange>
        </w:rPr>
      </w:pPr>
      <w:r>
        <w:t xml:space="preserve">Ella </w:t>
      </w:r>
      <w:r w:rsidR="00F54961">
        <w:t>asintió</w:t>
      </w:r>
      <w:r>
        <w:t xml:space="preserve"> </w:t>
      </w:r>
      <w:r w:rsidR="00071913">
        <w:t xml:space="preserve">― </w:t>
      </w:r>
      <w:r w:rsidR="00906954">
        <w:t>Necesito</w:t>
      </w:r>
      <w:r>
        <w:t xml:space="preserve"> el trabajo, señor.</w:t>
      </w:r>
    </w:p>
    <w:p w14:paraId="0B0C4305" w14:textId="1C9FC2E0" w:rsidR="00165010" w:rsidRDefault="00422D18">
      <w:pPr>
        <w:ind w:left="720"/>
        <w:rPr>
          <w:rPrChange w:id="686" w:author="Author" w:date="2024-06-26T12:40:00Z">
            <w:rPr>
              <w:sz w:val="28"/>
            </w:rPr>
          </w:rPrChange>
        </w:rPr>
      </w:pPr>
      <w:r>
        <w:t xml:space="preserve">― Deja su nombre, su domicilio, y su </w:t>
      </w:r>
      <w:r w:rsidR="00906954">
        <w:t>número</w:t>
      </w:r>
      <w:r>
        <w:t xml:space="preserve"> telefónico, veré </w:t>
      </w:r>
      <w:r w:rsidR="00462522">
        <w:t>que</w:t>
      </w:r>
      <w:r>
        <w:t xml:space="preserve"> puedo hacer, ya </w:t>
      </w:r>
      <w:r w:rsidR="00062A14">
        <w:t>que</w:t>
      </w:r>
      <w:r>
        <w:t xml:space="preserve"> en el día de hoy se presentaron más postulantes, le aclaró Yan.  </w:t>
      </w:r>
    </w:p>
    <w:p w14:paraId="2CD9F4DF" w14:textId="33909D53" w:rsidR="00283026" w:rsidRDefault="00422D18">
      <w:pPr>
        <w:ind w:left="720"/>
      </w:pPr>
      <w:r>
        <w:t xml:space="preserve">― Gracias, señor. Me llamo </w:t>
      </w:r>
      <w:r w:rsidR="003C63D1">
        <w:t>Janica</w:t>
      </w:r>
      <w:r>
        <w:t xml:space="preserve"> </w:t>
      </w:r>
      <w:r w:rsidR="003C63D1">
        <w:t>Novak</w:t>
      </w:r>
      <w:r>
        <w:t xml:space="preserve">, y vivo al 58 de Leicester Square, le contestó y se alejó, pensando </w:t>
      </w:r>
      <w:r w:rsidR="00462522">
        <w:t>que</w:t>
      </w:r>
      <w:r>
        <w:t xml:space="preserve"> es el lugar ideal para obtener información, muchas personas alcoholizadas y drogadas en una noche largan la lengua </w:t>
      </w:r>
      <w:r w:rsidR="00462522">
        <w:t>que</w:t>
      </w:r>
      <w:r>
        <w:t xml:space="preserve"> para lo normal </w:t>
      </w:r>
      <w:r>
        <w:lastRenderedPageBreak/>
        <w:t xml:space="preserve">es secreta. Además, una </w:t>
      </w:r>
      <w:r w:rsidR="00F54961">
        <w:t>simple</w:t>
      </w:r>
      <w:r>
        <w:t xml:space="preserve"> camarera en un club nocturno de escasa notoriedad, es poco probable, </w:t>
      </w:r>
      <w:r w:rsidR="00462522">
        <w:t>que</w:t>
      </w:r>
      <w:r>
        <w:t xml:space="preserve"> el MI5 la investigue, más allá de haber </w:t>
      </w:r>
      <w:r w:rsidR="00062A14">
        <w:t>asesinado</w:t>
      </w:r>
      <w:r>
        <w:t xml:space="preserve"> a tres camaradas en Colchester, por alta traición.</w:t>
      </w:r>
      <w:r w:rsidR="00283026">
        <w:br w:type="page"/>
      </w:r>
      <w:r>
        <w:lastRenderedPageBreak/>
        <w:t xml:space="preserve">Después de dos semanas </w:t>
      </w:r>
      <w:r w:rsidR="004B609E">
        <w:t>sin</w:t>
      </w:r>
      <w:r>
        <w:t xml:space="preserve"> saber nada de ella, sus ojos se abrieron </w:t>
      </w:r>
      <w:r w:rsidR="006064C9">
        <w:t>con sorpresa</w:t>
      </w:r>
      <w:r>
        <w:t xml:space="preserve"> cuando Kevin la vio a </w:t>
      </w:r>
      <w:r w:rsidR="003C63D1">
        <w:t>Janica</w:t>
      </w:r>
      <w:r>
        <w:t xml:space="preserve">, en Golden Lace, vestida de camarera </w:t>
      </w:r>
      <w:r w:rsidR="00062A14">
        <w:t>sirviendo</w:t>
      </w:r>
      <w:r>
        <w:t xml:space="preserve"> una mesa. Kevin la tomó de un brazo y la hizo girar hacia </w:t>
      </w:r>
      <w:r w:rsidR="00062A14">
        <w:t>él</w:t>
      </w:r>
      <w:r>
        <w:t>.</w:t>
      </w:r>
    </w:p>
    <w:p w14:paraId="0926DE16" w14:textId="77777777" w:rsidR="00165010" w:rsidRDefault="00422D18">
      <w:pPr>
        <w:ind w:left="720"/>
        <w:rPr>
          <w:rPrChange w:id="687" w:author="Author" w:date="2024-06-26T12:40:00Z">
            <w:rPr>
              <w:sz w:val="28"/>
            </w:rPr>
          </w:rPrChange>
        </w:rPr>
      </w:pPr>
      <w:r>
        <w:t>― Que haces aquí, le dijo con voz de mando.</w:t>
      </w:r>
    </w:p>
    <w:p w14:paraId="33229A14" w14:textId="4B936B62" w:rsidR="00165010" w:rsidRDefault="00000000">
      <w:pPr>
        <w:ind w:left="720"/>
        <w:rPr>
          <w:rPrChange w:id="688" w:author="Author" w:date="2024-06-26T12:40:00Z">
            <w:rPr>
              <w:sz w:val="28"/>
            </w:rPr>
          </w:rPrChange>
        </w:rPr>
      </w:pPr>
      <w:r>
        <w:t xml:space="preserve">Ella algo sorprendida tardó en contestar </w:t>
      </w:r>
      <w:r w:rsidR="00071913">
        <w:t xml:space="preserve">― </w:t>
      </w:r>
      <w:r>
        <w:t xml:space="preserve">Es mi trabajo le dijo a secas, mirando la mano </w:t>
      </w:r>
      <w:r w:rsidR="00062A14">
        <w:t>del</w:t>
      </w:r>
      <w:r>
        <w:t xml:space="preserve"> </w:t>
      </w:r>
      <w:r w:rsidR="00462522">
        <w:t>que</w:t>
      </w:r>
      <w:r>
        <w:t xml:space="preserve"> le tenía </w:t>
      </w:r>
      <w:r w:rsidR="00062A14">
        <w:t>aprisionada</w:t>
      </w:r>
      <w:r>
        <w:t xml:space="preserve"> el brazo.</w:t>
      </w:r>
    </w:p>
    <w:p w14:paraId="517DD1EC" w14:textId="77777777" w:rsidR="00165010" w:rsidRDefault="00422D18">
      <w:pPr>
        <w:ind w:left="720"/>
        <w:rPr>
          <w:rPrChange w:id="689" w:author="Author" w:date="2024-06-26T12:40:00Z">
            <w:rPr>
              <w:sz w:val="28"/>
            </w:rPr>
          </w:rPrChange>
        </w:rPr>
      </w:pPr>
      <w:r>
        <w:t>― ¿Trabajabas en una consultora? , le dijo el, en tono de interrogación.</w:t>
      </w:r>
    </w:p>
    <w:p w14:paraId="62EB30B6" w14:textId="77777777" w:rsidR="00165010" w:rsidRDefault="00422D18">
      <w:pPr>
        <w:ind w:left="720"/>
        <w:rPr>
          <w:rPrChange w:id="690" w:author="Author" w:date="2024-06-26T12:40:00Z">
            <w:rPr>
              <w:sz w:val="28"/>
            </w:rPr>
          </w:rPrChange>
        </w:rPr>
      </w:pPr>
      <w:r>
        <w:t>― Si es verdad, pero se me terminó el contrató, no me lo renovaron y me salió esto.</w:t>
      </w:r>
    </w:p>
    <w:p w14:paraId="73B8981F" w14:textId="77777777" w:rsidR="00165010" w:rsidRDefault="00422D18">
      <w:pPr>
        <w:ind w:left="720"/>
        <w:rPr>
          <w:rPrChange w:id="691" w:author="Author" w:date="2024-06-26T12:40:00Z">
            <w:rPr>
              <w:sz w:val="28"/>
            </w:rPr>
          </w:rPrChange>
        </w:rPr>
      </w:pPr>
      <w:r>
        <w:t>― No es un trabajo para ti es un club nocturno donde corre la droga y la prostitución, le reprochó él.</w:t>
      </w:r>
    </w:p>
    <w:p w14:paraId="0BB0CD95" w14:textId="0A1C7F95" w:rsidR="00165010" w:rsidRDefault="00422D18">
      <w:pPr>
        <w:ind w:left="720"/>
        <w:rPr>
          <w:rPrChange w:id="692" w:author="Author" w:date="2024-06-26T12:40:00Z">
            <w:rPr>
              <w:sz w:val="28"/>
            </w:rPr>
          </w:rPrChange>
        </w:rPr>
      </w:pPr>
      <w:r>
        <w:t xml:space="preserve">― No deja de ser un trabajo, le dijo ella con autoridad y se </w:t>
      </w:r>
      <w:r w:rsidR="00062A14">
        <w:t>alejó</w:t>
      </w:r>
      <w:r>
        <w:t xml:space="preserve"> a otra mesa.</w:t>
      </w:r>
    </w:p>
    <w:p w14:paraId="18CB8B66" w14:textId="57EE3F59" w:rsidR="00165010" w:rsidRDefault="00000000">
      <w:pPr>
        <w:ind w:left="720"/>
        <w:rPr>
          <w:rPrChange w:id="693" w:author="Author" w:date="2024-06-26T12:40:00Z">
            <w:rPr>
              <w:sz w:val="28"/>
            </w:rPr>
          </w:rPrChange>
        </w:rPr>
      </w:pPr>
      <w:r>
        <w:t xml:space="preserve">Kevin apuró una copa de cerveza y se fue del local nocturno </w:t>
      </w:r>
      <w:r w:rsidR="00062A14">
        <w:t>masticando</w:t>
      </w:r>
      <w:r>
        <w:t xml:space="preserve"> bronca, cuando iba abrir la puerta de su coche, vio a </w:t>
      </w:r>
      <w:r w:rsidR="003C63D1">
        <w:t>Janica</w:t>
      </w:r>
      <w:r>
        <w:t xml:space="preserve"> correr hacía el con </w:t>
      </w:r>
      <w:r w:rsidR="00310D7F">
        <w:t>lágrimas</w:t>
      </w:r>
      <w:r>
        <w:t xml:space="preserve"> en los ojos, besarlo y abrazarlo fuertemente.</w:t>
      </w:r>
    </w:p>
    <w:p w14:paraId="53AF795B" w14:textId="222B95A5" w:rsidR="00165010" w:rsidRDefault="00422D18">
      <w:pPr>
        <w:ind w:left="720"/>
        <w:rPr>
          <w:rPrChange w:id="694" w:author="Author" w:date="2024-06-26T12:40:00Z">
            <w:rPr>
              <w:sz w:val="28"/>
            </w:rPr>
          </w:rPrChange>
        </w:rPr>
      </w:pPr>
      <w:r>
        <w:t xml:space="preserve">― No lo entiendo. </w:t>
      </w:r>
      <w:r w:rsidR="00462522">
        <w:t xml:space="preserve">¿Por qué  </w:t>
      </w:r>
      <w:r>
        <w:t xml:space="preserve">justo aquí tienes </w:t>
      </w:r>
      <w:r w:rsidR="00462522">
        <w:t>que</w:t>
      </w:r>
      <w:r>
        <w:t xml:space="preserve"> trabajar?</w:t>
      </w:r>
    </w:p>
    <w:p w14:paraId="0DCF85D5" w14:textId="2735F173" w:rsidR="00165010" w:rsidRDefault="00422D18">
      <w:pPr>
        <w:ind w:left="720"/>
        <w:rPr>
          <w:rPrChange w:id="695" w:author="Author" w:date="2024-06-26T12:40:00Z">
            <w:rPr>
              <w:sz w:val="28"/>
            </w:rPr>
          </w:rPrChange>
        </w:rPr>
      </w:pPr>
      <w:r>
        <w:t xml:space="preserve">― Quiero </w:t>
      </w:r>
      <w:r w:rsidR="00462522">
        <w:t>que</w:t>
      </w:r>
      <w:r>
        <w:t xml:space="preserve"> me entiendas, vine a Inglaterra a trabajar y ahorrar dinero para mandarle a mi familia. Aquí me tratan bien, y trabajo de noche ganando buen dinero, además, cuando el show termina nos llevan a todas las mujeres a nuestras casas.</w:t>
      </w:r>
    </w:p>
    <w:p w14:paraId="6D4DF3D3" w14:textId="555531A4" w:rsidR="00165010" w:rsidRDefault="00422D18">
      <w:pPr>
        <w:ind w:left="720"/>
        <w:rPr>
          <w:rPrChange w:id="696" w:author="Author" w:date="2024-06-26T12:40:00Z">
            <w:rPr>
              <w:sz w:val="28"/>
            </w:rPr>
          </w:rPrChange>
        </w:rPr>
      </w:pPr>
      <w:r>
        <w:t xml:space="preserve">― Pero no deja de ser un burdel, con ebrios </w:t>
      </w:r>
      <w:r w:rsidR="00462522">
        <w:t>que</w:t>
      </w:r>
      <w:r>
        <w:t xml:space="preserve"> te manosean.</w:t>
      </w:r>
    </w:p>
    <w:p w14:paraId="628FCF60" w14:textId="48163F0C" w:rsidR="00165010" w:rsidRDefault="00422D18">
      <w:pPr>
        <w:ind w:left="720"/>
        <w:rPr>
          <w:rPrChange w:id="697" w:author="Author" w:date="2024-06-26T12:40:00Z">
            <w:rPr>
              <w:sz w:val="28"/>
            </w:rPr>
          </w:rPrChange>
        </w:rPr>
      </w:pPr>
      <w:r>
        <w:t xml:space="preserve">― A </w:t>
      </w:r>
      <w:r w:rsidR="00062A14">
        <w:t>mí</w:t>
      </w:r>
      <w:r>
        <w:t xml:space="preserve"> nadie me manosea, solamente me invitan para salir después del show, cosa </w:t>
      </w:r>
      <w:r w:rsidR="00062A14">
        <w:t>que</w:t>
      </w:r>
      <w:r>
        <w:t xml:space="preserve"> no acepto, mientras tanto estoy buscando un trabajo de día.</w:t>
      </w:r>
    </w:p>
    <w:p w14:paraId="42137B1A" w14:textId="3682CF5A" w:rsidR="00165010" w:rsidRDefault="00422D18">
      <w:pPr>
        <w:ind w:left="720"/>
        <w:rPr>
          <w:rPrChange w:id="698" w:author="Author" w:date="2024-06-26T12:40:00Z">
            <w:rPr>
              <w:sz w:val="28"/>
            </w:rPr>
          </w:rPrChange>
        </w:rPr>
      </w:pPr>
      <w:r>
        <w:t xml:space="preserve">― Kevin la miró unos segundos </w:t>
      </w:r>
      <w:r w:rsidR="004B609E">
        <w:t>sin</w:t>
      </w:r>
      <w:r>
        <w:t xml:space="preserve"> responder </w:t>
      </w:r>
      <w:r w:rsidR="00071913">
        <w:t xml:space="preserve">― </w:t>
      </w:r>
      <w:r>
        <w:t>¿Te puedo esperar a la salida para llevarte a tu departamento?</w:t>
      </w:r>
    </w:p>
    <w:p w14:paraId="00667D80" w14:textId="207B986E" w:rsidR="00165010" w:rsidRDefault="00000000">
      <w:pPr>
        <w:ind w:left="720"/>
        <w:rPr>
          <w:rPrChange w:id="699" w:author="Author" w:date="2024-06-26T12:40:00Z">
            <w:rPr>
              <w:sz w:val="28"/>
            </w:rPr>
          </w:rPrChange>
        </w:rPr>
      </w:pPr>
      <w:r>
        <w:t xml:space="preserve">Ella negó con la cabeza </w:t>
      </w:r>
      <w:r w:rsidR="00071913">
        <w:t xml:space="preserve">― </w:t>
      </w:r>
      <w:r>
        <w:t xml:space="preserve">No me </w:t>
      </w:r>
      <w:r w:rsidR="00062A14">
        <w:t>busques</w:t>
      </w:r>
      <w:r>
        <w:t xml:space="preserve"> sí en verdad me quieres.</w:t>
      </w:r>
    </w:p>
    <w:p w14:paraId="76E93DEF" w14:textId="547834BD" w:rsidR="00165010" w:rsidRDefault="00422D18">
      <w:pPr>
        <w:ind w:left="720"/>
        <w:rPr>
          <w:rPrChange w:id="700" w:author="Author" w:date="2024-06-26T12:40:00Z">
            <w:rPr>
              <w:sz w:val="28"/>
            </w:rPr>
          </w:rPrChange>
        </w:rPr>
      </w:pPr>
      <w:r>
        <w:t>― Pero... ¿</w:t>
      </w:r>
      <w:r w:rsidR="00462522">
        <w:t>Por qué</w:t>
      </w:r>
      <w:r>
        <w:t xml:space="preserve">? Yo </w:t>
      </w:r>
      <w:r w:rsidR="00062A14">
        <w:t>sé</w:t>
      </w:r>
      <w:r>
        <w:t xml:space="preserve"> </w:t>
      </w:r>
      <w:r w:rsidR="00462522">
        <w:t>que</w:t>
      </w:r>
      <w:r>
        <w:t xml:space="preserve"> </w:t>
      </w:r>
      <w:r w:rsidR="0083580B">
        <w:t>tú</w:t>
      </w:r>
      <w:r>
        <w:t xml:space="preserve"> también me quieres.</w:t>
      </w:r>
    </w:p>
    <w:p w14:paraId="13DA674B" w14:textId="45B6B740" w:rsidR="00C21378" w:rsidRDefault="003C63D1">
      <w:pPr>
        <w:ind w:left="720"/>
      </w:pPr>
      <w:r>
        <w:t>Janica</w:t>
      </w:r>
      <w:r w:rsidR="00D7629C">
        <w:t xml:space="preserve">, volvió abrazarlo y cuando se desprendió de </w:t>
      </w:r>
      <w:r w:rsidR="00062A14">
        <w:t>él</w:t>
      </w:r>
      <w:r w:rsidR="00D7629C">
        <w:t xml:space="preserve">, le dio la espalda y se fue en </w:t>
      </w:r>
      <w:r w:rsidR="00E23FA5">
        <w:t>silencio</w:t>
      </w:r>
      <w:r w:rsidR="00D7629C">
        <w:t>.</w:t>
      </w:r>
    </w:p>
    <w:p w14:paraId="2F006E5F" w14:textId="77777777" w:rsidR="00C21378" w:rsidRDefault="00C21378">
      <w:pPr>
        <w:ind w:left="720"/>
      </w:pPr>
    </w:p>
    <w:p w14:paraId="52FB6F43" w14:textId="743D011E" w:rsidR="00852C1B" w:rsidRDefault="00D7629C">
      <w:pPr>
        <w:ind w:left="720"/>
      </w:pPr>
      <w:r>
        <w:t>Kevin prefirió no volver a</w:t>
      </w:r>
      <w:r w:rsidR="00C21378">
        <w:t>l</w:t>
      </w:r>
      <w:r>
        <w:t xml:space="preserve"> Golden Lace, por</w:t>
      </w:r>
      <w:r w:rsidR="00462522">
        <w:t>que</w:t>
      </w:r>
      <w:r>
        <w:t xml:space="preserve">, seguramente, no iba poder contenerse cuando alguien pasado de alcohol la tome de un brazo y la invite a tener relaciones. Mas calmo camino a su departamento, pensó, lo </w:t>
      </w:r>
      <w:r w:rsidR="00462522">
        <w:t>que</w:t>
      </w:r>
      <w:r>
        <w:t xml:space="preserve"> le había contado </w:t>
      </w:r>
      <w:r w:rsidR="003C63D1">
        <w:t>Janica</w:t>
      </w:r>
      <w:r>
        <w:t xml:space="preserve"> en su paso por Fulha</w:t>
      </w:r>
      <w:r w:rsidR="00062A14">
        <w:t>m</w:t>
      </w:r>
      <w:r>
        <w:t xml:space="preserve">, un barrio </w:t>
      </w:r>
      <w:r w:rsidR="00F00496">
        <w:t xml:space="preserve">al oeste </w:t>
      </w:r>
      <w:r>
        <w:t xml:space="preserve">de Londres, con empleos temporario y no más </w:t>
      </w:r>
      <w:r w:rsidR="00462522">
        <w:t>que</w:t>
      </w:r>
      <w:r>
        <w:t xml:space="preserve"> eso. A pesar de su imagen esbelta, la perfección del idioma </w:t>
      </w:r>
      <w:r w:rsidR="002A4729">
        <w:t>inglés</w:t>
      </w:r>
      <w:r>
        <w:t xml:space="preserve">, nadie jamás podía imaginar </w:t>
      </w:r>
      <w:r w:rsidR="00462522">
        <w:t>que</w:t>
      </w:r>
      <w:r>
        <w:t xml:space="preserve"> no era británica.</w:t>
      </w:r>
    </w:p>
    <w:p w14:paraId="44645910" w14:textId="11F7B083" w:rsidR="00954A22" w:rsidRDefault="00000000">
      <w:pPr>
        <w:ind w:left="720"/>
      </w:pPr>
      <w:r>
        <w:t xml:space="preserve">Frecuentaba dos veces por semana, un </w:t>
      </w:r>
      <w:r w:rsidR="004B609E">
        <w:t>gimnasio</w:t>
      </w:r>
      <w:r>
        <w:t xml:space="preserve"> de artes marciales, donde tenía muy buena relación con el profesor, Hjon y algunos compañeros.</w:t>
      </w:r>
      <w:r w:rsidR="00954A22">
        <w:br w:type="page"/>
      </w:r>
      <w:r w:rsidR="00422D18">
        <w:lastRenderedPageBreak/>
        <w:t xml:space="preserve">― </w:t>
      </w:r>
      <w:r w:rsidR="003C63D1">
        <w:t>Janica</w:t>
      </w:r>
      <w:r w:rsidR="00422D18">
        <w:t xml:space="preserve">, hace varios meses </w:t>
      </w:r>
      <w:r w:rsidR="00462522">
        <w:t>que</w:t>
      </w:r>
      <w:r w:rsidR="00422D18">
        <w:t xml:space="preserve"> dejo las clases, fue una pena, </w:t>
      </w:r>
      <w:r w:rsidR="00462522">
        <w:t>que</w:t>
      </w:r>
      <w:r w:rsidR="00422D18">
        <w:t xml:space="preserve"> se fuera, buena persona y excelente </w:t>
      </w:r>
      <w:r w:rsidR="004B609E">
        <w:t>profesional</w:t>
      </w:r>
      <w:r w:rsidR="00422D18">
        <w:t xml:space="preserve"> ― Se tocó la nuca </w:t>
      </w:r>
      <w:r w:rsidR="00071913">
        <w:t xml:space="preserve">― </w:t>
      </w:r>
      <w:r w:rsidR="00422D18">
        <w:t>sí mal no recuerdo se fue con un empleo confirmado a Colchester, una ciudad cerca de Londres. Y, de repente, el profesor, le preguntó como la conocía.</w:t>
      </w:r>
    </w:p>
    <w:p w14:paraId="756117A7" w14:textId="7A8D3CE0" w:rsidR="00165010" w:rsidRDefault="00422D18">
      <w:pPr>
        <w:ind w:left="720"/>
        <w:rPr>
          <w:rPrChange w:id="701" w:author="Author" w:date="2024-06-26T12:40:00Z">
            <w:rPr>
              <w:sz w:val="28"/>
            </w:rPr>
          </w:rPrChange>
        </w:rPr>
      </w:pPr>
      <w:r>
        <w:t xml:space="preserve">― Es una prima lejana, </w:t>
      </w:r>
      <w:r w:rsidR="00462522">
        <w:t>que</w:t>
      </w:r>
      <w:r>
        <w:t xml:space="preserve"> cuando me enteré por familiares en Polonia </w:t>
      </w:r>
      <w:r w:rsidR="00462522">
        <w:t>que</w:t>
      </w:r>
      <w:r>
        <w:t xml:space="preserve"> venía a Londres, trato de localizarla, le dijo Kevin, con total desenfado ― Y </w:t>
      </w:r>
      <w:r w:rsidR="0041636D">
        <w:t>prosiguió</w:t>
      </w:r>
      <w:r>
        <w:t xml:space="preserve"> ― </w:t>
      </w:r>
    </w:p>
    <w:p w14:paraId="28D56086" w14:textId="0ED1E0F1" w:rsidR="00165010" w:rsidRDefault="00422D18">
      <w:pPr>
        <w:ind w:left="720"/>
        <w:rPr>
          <w:rPrChange w:id="702" w:author="Author" w:date="2024-06-26T12:40:00Z">
            <w:rPr>
              <w:sz w:val="28"/>
            </w:rPr>
          </w:rPrChange>
        </w:rPr>
      </w:pPr>
      <w:r>
        <w:t xml:space="preserve">― ¿Recuerda algo </w:t>
      </w:r>
      <w:r w:rsidR="00462522">
        <w:t>que</w:t>
      </w:r>
      <w:r>
        <w:t xml:space="preserve"> le haya llamado la atención sobre alguna actitud extraña de </w:t>
      </w:r>
      <w:r w:rsidR="003C63D1">
        <w:t>Janica</w:t>
      </w:r>
      <w:r>
        <w:t xml:space="preserve"> en el tiempo </w:t>
      </w:r>
      <w:r w:rsidR="00462522">
        <w:t>que</w:t>
      </w:r>
      <w:r>
        <w:t xml:space="preserve"> estuvo aquí, le preguntó Kevin.</w:t>
      </w:r>
    </w:p>
    <w:p w14:paraId="1CE4BC17" w14:textId="45ED4FCC" w:rsidR="00165010" w:rsidRDefault="00000000">
      <w:pPr>
        <w:ind w:left="720"/>
        <w:rPr>
          <w:rPrChange w:id="703" w:author="Author" w:date="2024-06-26T12:40:00Z">
            <w:rPr>
              <w:sz w:val="28"/>
            </w:rPr>
          </w:rPrChange>
        </w:rPr>
      </w:pPr>
      <w:r>
        <w:t xml:space="preserve">Hjon arrugó la frente </w:t>
      </w:r>
      <w:r w:rsidR="00071913">
        <w:t xml:space="preserve">― </w:t>
      </w:r>
      <w:r>
        <w:t xml:space="preserve">No comprendo lo </w:t>
      </w:r>
      <w:r w:rsidR="00462522">
        <w:t>que</w:t>
      </w:r>
      <w:r>
        <w:t xml:space="preserve"> quiere decir, señor.</w:t>
      </w:r>
    </w:p>
    <w:p w14:paraId="0E1075CE" w14:textId="77777777" w:rsidR="00165010" w:rsidRDefault="00000000">
      <w:pPr>
        <w:ind w:left="720"/>
        <w:rPr>
          <w:rPrChange w:id="704" w:author="Author" w:date="2024-06-26T12:40:00Z">
            <w:rPr>
              <w:sz w:val="28"/>
            </w:rPr>
          </w:rPrChange>
        </w:rPr>
      </w:pPr>
      <w:r>
        <w:t>Kevin levantó el brazo como señal de disculpa por la pregunta.</w:t>
      </w:r>
    </w:p>
    <w:p w14:paraId="28842333" w14:textId="77777777" w:rsidR="00165010" w:rsidRDefault="00000000">
      <w:pPr>
        <w:ind w:left="720"/>
        <w:rPr>
          <w:rPrChange w:id="705" w:author="Author" w:date="2024-06-26T12:40:00Z">
            <w:rPr>
              <w:sz w:val="28"/>
            </w:rPr>
          </w:rPrChange>
        </w:rPr>
      </w:pPr>
      <w:r>
        <w:t>De, pronto, el  hombre recordó algo.</w:t>
      </w:r>
    </w:p>
    <w:p w14:paraId="70471A51" w14:textId="6F2114E9" w:rsidR="00165010" w:rsidRDefault="00422D18">
      <w:pPr>
        <w:ind w:left="720"/>
      </w:pPr>
      <w:r>
        <w:t xml:space="preserve">― </w:t>
      </w:r>
      <w:r w:rsidR="003C63D1">
        <w:t>Janica</w:t>
      </w:r>
      <w:r>
        <w:t xml:space="preserve">, decía </w:t>
      </w:r>
      <w:r w:rsidR="00462522">
        <w:t>que</w:t>
      </w:r>
      <w:r>
        <w:t xml:space="preserve"> vivía sola y no </w:t>
      </w:r>
      <w:r w:rsidR="0041636D">
        <w:t>tenía</w:t>
      </w:r>
      <w:r>
        <w:t xml:space="preserve"> familiares ni amigos. Por eso se </w:t>
      </w:r>
      <w:r w:rsidR="00F54961">
        <w:t>sentía</w:t>
      </w:r>
      <w:r>
        <w:t xml:space="preserve"> bien  aquí en el </w:t>
      </w:r>
      <w:r w:rsidR="004B609E">
        <w:t>gimnasio</w:t>
      </w:r>
      <w:r>
        <w:t xml:space="preserve">, pero al final de su estadía venía a buscarla un hombre mayor diría </w:t>
      </w:r>
      <w:r w:rsidR="00462522">
        <w:t>que</w:t>
      </w:r>
      <w:r>
        <w:t xml:space="preserve"> podía ser su abuelo, pero ella nunca lo mencionó.</w:t>
      </w:r>
    </w:p>
    <w:p w14:paraId="72C97781" w14:textId="77777777" w:rsidR="00165010" w:rsidRDefault="00422D18">
      <w:pPr>
        <w:ind w:left="720"/>
        <w:rPr>
          <w:rPrChange w:id="706" w:author="Author" w:date="2024-06-26T12:40:00Z">
            <w:rPr>
              <w:sz w:val="28"/>
            </w:rPr>
          </w:rPrChange>
        </w:rPr>
      </w:pPr>
      <w:r>
        <w:t>― ¿Como era ese hombre podría describirlo?</w:t>
      </w:r>
    </w:p>
    <w:p w14:paraId="35FA873A" w14:textId="35B04CB7" w:rsidR="00165010" w:rsidRDefault="00422D18">
      <w:pPr>
        <w:ind w:left="720"/>
        <w:rPr>
          <w:rPrChange w:id="707" w:author="Author" w:date="2024-06-26T12:40:00Z">
            <w:rPr>
              <w:sz w:val="28"/>
            </w:rPr>
          </w:rPrChange>
        </w:rPr>
      </w:pPr>
      <w:r>
        <w:t xml:space="preserve">― Lo único </w:t>
      </w:r>
      <w:r w:rsidR="00462522">
        <w:t>que</w:t>
      </w:r>
      <w:r>
        <w:t xml:space="preserve"> recuerdo de </w:t>
      </w:r>
      <w:r w:rsidR="0041636D">
        <w:t>él</w:t>
      </w:r>
      <w:r>
        <w:t xml:space="preserve">, su cabello blanco, </w:t>
      </w:r>
      <w:r w:rsidR="00E23FA5">
        <w:t>vestía</w:t>
      </w:r>
      <w:r>
        <w:t xml:space="preserve"> traje gris y usaba lentes oscuros </w:t>
      </w:r>
      <w:r w:rsidR="005C142E">
        <w:t>demasiado</w:t>
      </w:r>
      <w:r>
        <w:t xml:space="preserve"> grandes.</w:t>
      </w:r>
    </w:p>
    <w:p w14:paraId="6EDF6811" w14:textId="315029AE" w:rsidR="00852C1B" w:rsidRDefault="00000000">
      <w:pPr>
        <w:ind w:left="720"/>
      </w:pPr>
      <w:r>
        <w:t>Kevin iba a decir algo, pero prefirió callar, saludó al profesor y se retiró del lugar.</w:t>
      </w:r>
      <w:r w:rsidR="00852C1B">
        <w:br w:type="page"/>
      </w:r>
      <w:r w:rsidR="00422D18">
        <w:lastRenderedPageBreak/>
        <w:t xml:space="preserve">― </w:t>
      </w:r>
      <w:r w:rsidR="00462522">
        <w:t xml:space="preserve">¿Por qué  </w:t>
      </w:r>
      <w:r w:rsidR="00422D18">
        <w:t xml:space="preserve">corriste a </w:t>
      </w:r>
      <w:r w:rsidR="004D5210">
        <w:t>buscarlo</w:t>
      </w:r>
      <w:r w:rsidR="00422D18">
        <w:t xml:space="preserve">, </w:t>
      </w:r>
      <w:r w:rsidR="00462522">
        <w:t>por qué</w:t>
      </w:r>
      <w:r w:rsidR="00422D18">
        <w:t xml:space="preserve"> lo abrazaste y lo besaste como </w:t>
      </w:r>
      <w:r w:rsidR="00BC6100">
        <w:t>si</w:t>
      </w:r>
      <w:r w:rsidR="00422D18">
        <w:t xml:space="preserve"> fuera el último beso?. Si tus camaradas te hubiesen visto, te someterían a un proceso y te eliminarían, seguramente del poder </w:t>
      </w:r>
      <w:r w:rsidR="00462522">
        <w:t>que</w:t>
      </w:r>
      <w:r w:rsidR="00422D18">
        <w:t xml:space="preserve"> aun tienes en el Reino Unido, salvo </w:t>
      </w:r>
      <w:r w:rsidR="00462522">
        <w:t>que</w:t>
      </w:r>
      <w:r w:rsidR="00422D18">
        <w:t xml:space="preserve"> sea un plan para sacarle información para los servicios secretos rusos. Pensó </w:t>
      </w:r>
      <w:r w:rsidR="003C63D1">
        <w:t>Janica</w:t>
      </w:r>
      <w:r w:rsidR="00422D18">
        <w:t xml:space="preserve"> en su cama, </w:t>
      </w:r>
      <w:r w:rsidR="004B609E">
        <w:t>sin</w:t>
      </w:r>
      <w:r w:rsidR="00422D18">
        <w:t xml:space="preserve"> poder conciliar el sueño. Tengo </w:t>
      </w:r>
      <w:r w:rsidR="00462522">
        <w:t>que</w:t>
      </w:r>
      <w:r w:rsidR="00422D18">
        <w:t xml:space="preserve"> alejarlo de </w:t>
      </w:r>
      <w:r w:rsidR="00BC6100">
        <w:t>mí</w:t>
      </w:r>
      <w:r w:rsidR="00422D18">
        <w:t xml:space="preserve">, </w:t>
      </w:r>
      <w:r w:rsidR="00462522">
        <w:t>por qué</w:t>
      </w:r>
      <w:r w:rsidR="00422D18">
        <w:t xml:space="preserve"> su vida corre peligro, pero como lo hago sí mi deseo es estar </w:t>
      </w:r>
      <w:r w:rsidR="00E23FA5">
        <w:t>siempre</w:t>
      </w:r>
      <w:r w:rsidR="00422D18">
        <w:t xml:space="preserve"> con él. Por un momento, pensé, confesarle la verdad y huir juntos a otro país, pero no podría </w:t>
      </w:r>
      <w:r w:rsidR="00071913">
        <w:t xml:space="preserve">― </w:t>
      </w:r>
      <w:r w:rsidR="00422D18">
        <w:t xml:space="preserve">Mi vida </w:t>
      </w:r>
      <w:r w:rsidR="00BC6100">
        <w:t>está</w:t>
      </w:r>
      <w:r w:rsidR="00422D18">
        <w:t xml:space="preserve"> marcada por sombras y secretos. Fui preparada para estar al servicio de mi país, y estar dispuesta a sacrificar mi amor por la </w:t>
      </w:r>
      <w:r w:rsidR="004172AE">
        <w:t>misión</w:t>
      </w:r>
      <w:r w:rsidR="00422D18">
        <w:t xml:space="preserve">. </w:t>
      </w:r>
    </w:p>
    <w:p w14:paraId="06E74FEA" w14:textId="3BE6B649" w:rsidR="00934777" w:rsidRDefault="00000000">
      <w:pPr>
        <w:ind w:left="720"/>
      </w:pPr>
      <w:r>
        <w:t xml:space="preserve">Después se </w:t>
      </w:r>
      <w:r w:rsidR="00F54961">
        <w:t>quedó</w:t>
      </w:r>
      <w:r>
        <w:t xml:space="preserve"> dormida y soñó con su padre, </w:t>
      </w:r>
      <w:r w:rsidR="00462522">
        <w:t>que</w:t>
      </w:r>
      <w:r>
        <w:t xml:space="preserve"> a fuerzas de bofetadas en el rostro, le recriminaba una fuerte sanción de sus superiores, por la deslealtad de su hija, de haberse vendido al enemigo </w:t>
      </w:r>
      <w:r w:rsidR="00071913">
        <w:t xml:space="preserve">― </w:t>
      </w:r>
      <w:r>
        <w:t xml:space="preserve">Perra maldita le gritó arrojándola al piso, lleno de una ira desmedida. </w:t>
      </w:r>
      <w:r w:rsidR="003C63D1">
        <w:t>Janica</w:t>
      </w:r>
      <w:r>
        <w:t>, se paró como un resorte, y estuvo a punto de agredirlo olvidándose de quien estaba frente a ella, de pronto, despertó agitada y se sentó en la cama, tomándose la cabeza.</w:t>
      </w:r>
    </w:p>
    <w:p w14:paraId="03D0874C" w14:textId="77777777" w:rsidR="00934777" w:rsidRDefault="00934777">
      <w:pPr>
        <w:ind w:left="720"/>
      </w:pPr>
    </w:p>
    <w:p w14:paraId="406E51DA" w14:textId="77777777" w:rsidR="00934777" w:rsidRDefault="00934777" w:rsidP="00934777">
      <w:pPr>
        <w:ind w:left="720"/>
        <w:jc w:val="center"/>
      </w:pPr>
      <w:r>
        <w:t>******</w:t>
      </w:r>
    </w:p>
    <w:p w14:paraId="2ECB1841" w14:textId="77777777" w:rsidR="00934777" w:rsidRDefault="00934777">
      <w:pPr>
        <w:ind w:left="720"/>
      </w:pPr>
    </w:p>
    <w:p w14:paraId="34D4FDF8" w14:textId="77777777" w:rsidR="00934777" w:rsidRDefault="00934777">
      <w:pPr>
        <w:ind w:left="720"/>
      </w:pPr>
    </w:p>
    <w:p w14:paraId="6E9EFA35" w14:textId="72F179A7" w:rsidR="00283026" w:rsidRDefault="00000000">
      <w:pPr>
        <w:ind w:left="720"/>
      </w:pPr>
      <w:r>
        <w:t xml:space="preserve">El agente Cero, era un hombre joven y corpulento, de un metro noventa, de tez blanca y escaso pelo rubio, con los ojos enmarcados por unas cejas más </w:t>
      </w:r>
      <w:r w:rsidR="00462522">
        <w:t>que</w:t>
      </w:r>
      <w:r>
        <w:t xml:space="preserve"> pobladas.</w:t>
      </w:r>
    </w:p>
    <w:p w14:paraId="5F6A9C55" w14:textId="1E9D415C" w:rsidR="00954A22" w:rsidRDefault="00000000">
      <w:pPr>
        <w:ind w:left="720"/>
      </w:pPr>
      <w:r>
        <w:t xml:space="preserve"> Fue enviado al reino unido por los servicios de inteligencia ruso a apoyar el operativo </w:t>
      </w:r>
      <w:r w:rsidR="00462522">
        <w:t>que</w:t>
      </w:r>
      <w:r>
        <w:t xml:space="preserve"> la contra inteligencia soviética estaba realizando y en especial vigilar los movimientos de </w:t>
      </w:r>
      <w:r w:rsidR="003C63D1">
        <w:t>Janica</w:t>
      </w:r>
      <w:r>
        <w:t xml:space="preserve">, </w:t>
      </w:r>
      <w:r w:rsidR="00462522">
        <w:t>que</w:t>
      </w:r>
      <w:r>
        <w:t xml:space="preserve"> no son tan claros últimamente, por la noticias </w:t>
      </w:r>
      <w:r w:rsidR="00BC6100">
        <w:t>que</w:t>
      </w:r>
      <w:r>
        <w:t xml:space="preserve"> llegaban a Moscú.</w:t>
      </w:r>
      <w:r w:rsidR="00954A22">
        <w:br w:type="page"/>
      </w:r>
      <w:r>
        <w:lastRenderedPageBreak/>
        <w:t xml:space="preserve">   </w:t>
      </w:r>
    </w:p>
    <w:p w14:paraId="6B4C2AB4" w14:textId="435ABF50" w:rsidR="00165010" w:rsidRDefault="00000000">
      <w:pPr>
        <w:ind w:left="720"/>
        <w:rPr>
          <w:rPrChange w:id="708" w:author="Author" w:date="2024-06-26T12:40:00Z">
            <w:rPr>
              <w:sz w:val="28"/>
            </w:rPr>
          </w:rPrChange>
        </w:rPr>
      </w:pPr>
      <w:r>
        <w:t xml:space="preserve">James recibió por la mañana un informe de los agentes federales </w:t>
      </w:r>
      <w:r w:rsidR="00462522">
        <w:t>que</w:t>
      </w:r>
      <w:r>
        <w:t xml:space="preserve"> seguían a Brian Murray, en Londres. Nada anormal decían, varios viajes a Maldon y Colchester, y un viaje relámpago a Praga con destino final a Moscú, </w:t>
      </w:r>
      <w:r w:rsidR="00462522">
        <w:t>que</w:t>
      </w:r>
      <w:r>
        <w:t xml:space="preserve"> permaneció 4 días, en el </w:t>
      </w:r>
      <w:r w:rsidR="00BC6100">
        <w:t>que</w:t>
      </w:r>
      <w:r>
        <w:t xml:space="preserve"> se conoce como los peores inviernos de </w:t>
      </w:r>
      <w:r w:rsidR="00BC6100">
        <w:t>Rusia</w:t>
      </w:r>
      <w:r>
        <w:t xml:space="preserve">, con temperaturas de 20 grados bajo cero y con vientos helados. el agente en Moscú informó </w:t>
      </w:r>
      <w:r w:rsidR="00462522">
        <w:t>que</w:t>
      </w:r>
      <w:r>
        <w:t xml:space="preserve"> Murray no salió  prácticamente del hotel, sólo lo </w:t>
      </w:r>
      <w:r w:rsidR="00BC6100">
        <w:t>hacía</w:t>
      </w:r>
      <w:r>
        <w:t xml:space="preserve"> cuando venía un coche a recogerlo por unas horas y el mismo automóvil lo devolvía al hospedaje.</w:t>
      </w:r>
    </w:p>
    <w:p w14:paraId="640F1F45" w14:textId="03E3341D" w:rsidR="00165010" w:rsidRDefault="00422D18">
      <w:pPr>
        <w:ind w:left="720"/>
        <w:rPr>
          <w:rPrChange w:id="709" w:author="Author" w:date="2024-06-26T12:40:00Z">
            <w:rPr>
              <w:sz w:val="28"/>
            </w:rPr>
          </w:rPrChange>
        </w:rPr>
      </w:pPr>
      <w:r>
        <w:t xml:space="preserve">― Da la sensación </w:t>
      </w:r>
      <w:r w:rsidR="00462522">
        <w:t>que</w:t>
      </w:r>
      <w:r>
        <w:t xml:space="preserve"> el amigo Murray le encanta viajar en invierno, igualmente, por el informe no ha hecho mucho turismo, le dijo James a sus compañeros sonriendo, arrojando el informe sobre el escritorio.</w:t>
      </w:r>
    </w:p>
    <w:p w14:paraId="332F78DA" w14:textId="1F32DC13" w:rsidR="00165010" w:rsidRDefault="00000000">
      <w:pPr>
        <w:ind w:left="720"/>
        <w:rPr>
          <w:rPrChange w:id="710" w:author="Author" w:date="2024-06-26T12:40:00Z">
            <w:rPr>
              <w:sz w:val="28"/>
            </w:rPr>
          </w:rPrChange>
        </w:rPr>
      </w:pPr>
      <w:r>
        <w:t xml:space="preserve">Grace recogió el escrito y frunció el ceño </w:t>
      </w:r>
      <w:r w:rsidR="00071913">
        <w:t xml:space="preserve">― </w:t>
      </w:r>
      <w:r>
        <w:t xml:space="preserve">No les parece algo anormal el viaje de Murray a </w:t>
      </w:r>
      <w:r w:rsidR="00EF42CB">
        <w:t>Moscú</w:t>
      </w:r>
      <w:r>
        <w:t xml:space="preserve">. Viaje de turismo no es, salvo </w:t>
      </w:r>
      <w:r w:rsidR="00462522">
        <w:t>que</w:t>
      </w:r>
      <w:r>
        <w:t xml:space="preserve"> tengan intereses comerciales en </w:t>
      </w:r>
      <w:r w:rsidR="00BC6100">
        <w:t>Rusia</w:t>
      </w:r>
      <w:r>
        <w:t xml:space="preserve">, </w:t>
      </w:r>
      <w:r w:rsidR="00462522">
        <w:t>habría</w:t>
      </w:r>
      <w:r>
        <w:t xml:space="preserve"> </w:t>
      </w:r>
      <w:r w:rsidR="00462522">
        <w:t>que</w:t>
      </w:r>
      <w:r>
        <w:t xml:space="preserve"> investigar este caso a fondo, sugirió ella.</w:t>
      </w:r>
    </w:p>
    <w:p w14:paraId="3F3C146B" w14:textId="1559A6B8" w:rsidR="00165010" w:rsidRDefault="00000000">
      <w:pPr>
        <w:ind w:left="720"/>
        <w:rPr>
          <w:rPrChange w:id="711" w:author="Author" w:date="2024-06-26T12:40:00Z">
            <w:rPr>
              <w:sz w:val="28"/>
            </w:rPr>
          </w:rPrChange>
        </w:rPr>
      </w:pPr>
      <w:r>
        <w:t xml:space="preserve">Este caso de investigación lo determinó ya el MI5, con la conexión del MI6, en </w:t>
      </w:r>
      <w:r w:rsidR="00BC6100">
        <w:t>Rusia</w:t>
      </w:r>
      <w:r>
        <w:t xml:space="preserve">, fueron ellos </w:t>
      </w:r>
      <w:r w:rsidR="00462522">
        <w:t>que</w:t>
      </w:r>
      <w:r>
        <w:t xml:space="preserve"> mandaron el informe del agente en </w:t>
      </w:r>
      <w:r w:rsidR="00EF42CB">
        <w:t>Moscú</w:t>
      </w:r>
      <w:r>
        <w:t xml:space="preserve">, el MI5 estaba avisado de los antecedentes de Brian Murray, cercano al caso </w:t>
      </w:r>
      <w:r w:rsidR="003C63D1">
        <w:t>Janica</w:t>
      </w:r>
      <w:r>
        <w:t xml:space="preserve"> </w:t>
      </w:r>
      <w:r w:rsidR="003C63D1">
        <w:t>Novak</w:t>
      </w:r>
      <w:r>
        <w:t xml:space="preserve">, de allí el seguimiento en </w:t>
      </w:r>
      <w:r w:rsidR="00BC6100">
        <w:t>Rusia</w:t>
      </w:r>
      <w:r>
        <w:t xml:space="preserve">, comentó James. </w:t>
      </w:r>
    </w:p>
    <w:p w14:paraId="7EE822CF" w14:textId="6501C61B" w:rsidR="00165010" w:rsidRDefault="00422D18">
      <w:pPr>
        <w:ind w:left="720"/>
        <w:rPr>
          <w:rPrChange w:id="712" w:author="Author" w:date="2024-06-26T12:40:00Z">
            <w:rPr>
              <w:sz w:val="28"/>
            </w:rPr>
          </w:rPrChange>
        </w:rPr>
      </w:pPr>
      <w:r>
        <w:t xml:space="preserve">― Muchas veces se juzga por la cara a la gente, yo no lo hago, pero Murray tenía todos los condimentos en sus </w:t>
      </w:r>
      <w:r w:rsidR="00BC6100">
        <w:t>expresiones</w:t>
      </w:r>
      <w:r>
        <w:t xml:space="preserve"> para investigarlo, comentó Linda.</w:t>
      </w:r>
    </w:p>
    <w:p w14:paraId="1A8E076F" w14:textId="1A40DA65" w:rsidR="00852C1B" w:rsidRDefault="00422D18">
      <w:pPr>
        <w:ind w:left="720"/>
      </w:pPr>
      <w:r>
        <w:t xml:space="preserve">― No es raro </w:t>
      </w:r>
      <w:r w:rsidR="00462522">
        <w:t>que</w:t>
      </w:r>
      <w:r>
        <w:t xml:space="preserve"> coincidimos ese día </w:t>
      </w:r>
      <w:r w:rsidR="00462522">
        <w:t>que</w:t>
      </w:r>
      <w:r>
        <w:t xml:space="preserve"> era un pez gordo para investigar, cuando se presentó a declarar, dijo </w:t>
      </w:r>
      <w:r w:rsidR="007D2EFA">
        <w:t>Arthur</w:t>
      </w:r>
      <w:r>
        <w:t xml:space="preserve"> repasando el informe.</w:t>
      </w:r>
      <w:r w:rsidR="00852C1B">
        <w:br w:type="page"/>
      </w:r>
      <w:r>
        <w:lastRenderedPageBreak/>
        <w:t xml:space="preserve">Linda tragó saliva y sus ojos se nublaron cuando James en rueda de café les confesó a sus compañeros </w:t>
      </w:r>
      <w:r w:rsidR="00462522">
        <w:t>que</w:t>
      </w:r>
      <w:r>
        <w:t xml:space="preserve"> Katherine </w:t>
      </w:r>
      <w:r w:rsidR="00F01BE6">
        <w:t>quería</w:t>
      </w:r>
      <w:r>
        <w:t xml:space="preserve"> volver con él – hizo un </w:t>
      </w:r>
      <w:r w:rsidR="00E23FA5">
        <w:t>silencio</w:t>
      </w:r>
      <w:r>
        <w:t xml:space="preserve"> </w:t>
      </w:r>
      <w:r w:rsidR="00462522">
        <w:t>que</w:t>
      </w:r>
      <w:r>
        <w:t xml:space="preserve"> parecía eterno, después se decidió hablar.</w:t>
      </w:r>
    </w:p>
    <w:p w14:paraId="2F7F7EFD" w14:textId="146E1852" w:rsidR="00165010" w:rsidRDefault="00422D18">
      <w:pPr>
        <w:ind w:left="720"/>
        <w:rPr>
          <w:rPrChange w:id="713" w:author="Author" w:date="2024-06-26T12:40:00Z">
            <w:rPr>
              <w:sz w:val="28"/>
            </w:rPr>
          </w:rPrChange>
        </w:rPr>
      </w:pPr>
      <w:r>
        <w:t xml:space="preserve">― Dicen </w:t>
      </w:r>
      <w:r w:rsidR="00462522">
        <w:t>que</w:t>
      </w:r>
      <w:r>
        <w:t xml:space="preserve"> cuando hubo fuego cenizas </w:t>
      </w:r>
      <w:r w:rsidR="00BC6100">
        <w:t>quedan</w:t>
      </w:r>
      <w:r>
        <w:t>.</w:t>
      </w:r>
    </w:p>
    <w:p w14:paraId="49378807" w14:textId="77777777" w:rsidR="00165010" w:rsidRDefault="00422D18">
      <w:pPr>
        <w:ind w:left="720"/>
        <w:rPr>
          <w:rPrChange w:id="714" w:author="Author" w:date="2024-06-26T12:40:00Z">
            <w:rPr>
              <w:sz w:val="28"/>
            </w:rPr>
          </w:rPrChange>
        </w:rPr>
      </w:pPr>
      <w:r>
        <w:t>― ¿Entonces, vuelves con Katherine? Le preguntó Grace.</w:t>
      </w:r>
    </w:p>
    <w:p w14:paraId="726A3F65" w14:textId="66DE3576" w:rsidR="00165010" w:rsidRDefault="00422D18">
      <w:pPr>
        <w:ind w:left="720"/>
        <w:rPr>
          <w:rPrChange w:id="715" w:author="Author" w:date="2024-06-26T12:40:00Z">
            <w:rPr>
              <w:sz w:val="28"/>
            </w:rPr>
          </w:rPrChange>
        </w:rPr>
      </w:pPr>
      <w:r>
        <w:t xml:space="preserve">― La soledad algunas veces te mata, a Nick lo extraño horrores, pero volver a empezar no es nada fácil, más pensando </w:t>
      </w:r>
      <w:r w:rsidR="00462522">
        <w:t>que</w:t>
      </w:r>
      <w:r>
        <w:t xml:space="preserve"> fracasaste con la misma persona.</w:t>
      </w:r>
    </w:p>
    <w:p w14:paraId="710EF123" w14:textId="3AFC1DD8" w:rsidR="00165010" w:rsidRDefault="00422D18">
      <w:pPr>
        <w:ind w:left="720"/>
        <w:rPr>
          <w:rPrChange w:id="716" w:author="Author" w:date="2024-06-26T12:40:00Z">
            <w:rPr>
              <w:sz w:val="28"/>
            </w:rPr>
          </w:rPrChange>
        </w:rPr>
      </w:pPr>
      <w:r>
        <w:t xml:space="preserve">― </w:t>
      </w:r>
      <w:r w:rsidR="00462522">
        <w:t xml:space="preserve">¿Por qué  </w:t>
      </w:r>
      <w:r>
        <w:t xml:space="preserve">falló el matrimonio?, le indagó </w:t>
      </w:r>
      <w:r w:rsidR="007D2EFA">
        <w:t>Arthur</w:t>
      </w:r>
      <w:r>
        <w:t>.</w:t>
      </w:r>
    </w:p>
    <w:p w14:paraId="6545B7D6" w14:textId="05C65C9E" w:rsidR="00165010" w:rsidRDefault="00000000">
      <w:pPr>
        <w:ind w:left="720"/>
        <w:rPr>
          <w:rPrChange w:id="717" w:author="Author" w:date="2024-06-26T12:40:00Z">
            <w:rPr>
              <w:sz w:val="28"/>
            </w:rPr>
          </w:rPrChange>
        </w:rPr>
      </w:pPr>
      <w:r>
        <w:t xml:space="preserve"> ― Por</w:t>
      </w:r>
      <w:r w:rsidR="00462522">
        <w:t>que</w:t>
      </w:r>
      <w:r>
        <w:t xml:space="preserve"> en algún momento yo hice todo mal y cuando me di cuenta de mi error, ya era </w:t>
      </w:r>
      <w:r w:rsidR="005C142E">
        <w:t>demasiado</w:t>
      </w:r>
      <w:r>
        <w:t xml:space="preserve"> tarde. Me abandonó y se llevó a Nick a Liverpool.</w:t>
      </w:r>
    </w:p>
    <w:p w14:paraId="3EAA6AC7" w14:textId="1D8B756C" w:rsidR="00165010" w:rsidRDefault="00422D18">
      <w:pPr>
        <w:ind w:left="720"/>
        <w:rPr>
          <w:rPrChange w:id="718" w:author="Author" w:date="2024-06-26T12:40:00Z">
            <w:rPr>
              <w:sz w:val="28"/>
            </w:rPr>
          </w:rPrChange>
        </w:rPr>
      </w:pPr>
      <w:r>
        <w:t xml:space="preserve">― Se lo llevó </w:t>
      </w:r>
      <w:r w:rsidR="00462522">
        <w:t>por qué</w:t>
      </w:r>
      <w:r>
        <w:t xml:space="preserve"> legalmente le correspondía, no te lo robó, le contestó Linda.</w:t>
      </w:r>
    </w:p>
    <w:p w14:paraId="2ACF2C8F" w14:textId="7334B82C" w:rsidR="00165010" w:rsidRDefault="00000000">
      <w:pPr>
        <w:ind w:left="720"/>
        <w:rPr>
          <w:rPrChange w:id="719" w:author="Author" w:date="2024-06-26T12:40:00Z">
            <w:rPr>
              <w:sz w:val="28"/>
            </w:rPr>
          </w:rPrChange>
        </w:rPr>
      </w:pPr>
      <w:r>
        <w:t xml:space="preserve">James </w:t>
      </w:r>
      <w:r w:rsidR="00F54961">
        <w:t>asintió</w:t>
      </w:r>
      <w:r>
        <w:t xml:space="preserve"> con la cabeza ― .Si, es verdad, pero a veces los sentimientos no saben de esas cosas, igualmente, me tomaré un tiempo para pensarlo.</w:t>
      </w:r>
    </w:p>
    <w:p w14:paraId="68ED42BD" w14:textId="5CC106A1" w:rsidR="00165010" w:rsidRDefault="00000000">
      <w:pPr>
        <w:ind w:left="720"/>
        <w:rPr>
          <w:rPrChange w:id="720" w:author="Author" w:date="2024-06-26T12:40:00Z">
            <w:rPr>
              <w:sz w:val="28"/>
            </w:rPr>
          </w:rPrChange>
        </w:rPr>
      </w:pPr>
      <w:r>
        <w:t xml:space="preserve">Linda prefirió </w:t>
      </w:r>
      <w:r w:rsidR="00BC6100">
        <w:t>quedarse</w:t>
      </w:r>
      <w:r>
        <w:t xml:space="preserve"> en la mesa terminando un café, mientras, sus compañeros se alejaban, Grace se volvió y le preguntó </w:t>
      </w:r>
      <w:r w:rsidR="00071913">
        <w:t xml:space="preserve">― </w:t>
      </w:r>
      <w:r>
        <w:t xml:space="preserve">Te dolió lo </w:t>
      </w:r>
      <w:r w:rsidR="00462522">
        <w:t>que</w:t>
      </w:r>
      <w:r>
        <w:t xml:space="preserve"> confesó James sobre su retorno con su pareja ¿Verdad?</w:t>
      </w:r>
    </w:p>
    <w:p w14:paraId="71262FDD" w14:textId="6FB59DF5" w:rsidR="00165010" w:rsidRDefault="00422D18">
      <w:pPr>
        <w:ind w:left="720"/>
        <w:rPr>
          <w:rPrChange w:id="721" w:author="Author" w:date="2024-06-26T12:40:00Z">
            <w:rPr>
              <w:sz w:val="28"/>
            </w:rPr>
          </w:rPrChange>
        </w:rPr>
      </w:pPr>
      <w:r>
        <w:t xml:space="preserve">― ¿A </w:t>
      </w:r>
      <w:r w:rsidR="00462522">
        <w:t>qué</w:t>
      </w:r>
      <w:r>
        <w:t xml:space="preserve"> te refieres?, le preguntó Linda con cautela.</w:t>
      </w:r>
    </w:p>
    <w:p w14:paraId="61071E01" w14:textId="6A652A3E" w:rsidR="00165010" w:rsidRDefault="00422D18">
      <w:pPr>
        <w:ind w:left="720"/>
        <w:rPr>
          <w:rPrChange w:id="722" w:author="Author" w:date="2024-06-26T12:40:00Z">
            <w:rPr>
              <w:sz w:val="28"/>
            </w:rPr>
          </w:rPrChange>
        </w:rPr>
      </w:pPr>
      <w:r>
        <w:t>― ¿</w:t>
      </w:r>
      <w:r w:rsidR="00BC6100">
        <w:t>Tú</w:t>
      </w:r>
      <w:r>
        <w:t xml:space="preserve"> </w:t>
      </w:r>
      <w:r w:rsidR="004B609E">
        <w:t>sabes</w:t>
      </w:r>
      <w:r>
        <w:t xml:space="preserve"> bien a </w:t>
      </w:r>
      <w:r w:rsidR="00462522">
        <w:t>que</w:t>
      </w:r>
      <w:r>
        <w:t xml:space="preserve"> me refiero, pero conozco lo suficientemente a James y no estoy muy convencida </w:t>
      </w:r>
      <w:r w:rsidR="00462522">
        <w:t>que</w:t>
      </w:r>
      <w:r>
        <w:t xml:space="preserve"> vuelva con Katherine.</w:t>
      </w:r>
    </w:p>
    <w:p w14:paraId="6916FBC8" w14:textId="025D135C" w:rsidR="00165010" w:rsidRDefault="00422D18">
      <w:pPr>
        <w:ind w:left="720"/>
        <w:rPr>
          <w:rPrChange w:id="723" w:author="Author" w:date="2024-06-26T12:40:00Z">
            <w:rPr>
              <w:sz w:val="28"/>
            </w:rPr>
          </w:rPrChange>
        </w:rPr>
      </w:pPr>
      <w:r>
        <w:t xml:space="preserve">― </w:t>
      </w:r>
      <w:r w:rsidR="00462522">
        <w:t xml:space="preserve">¿Por qué  </w:t>
      </w:r>
      <w:r>
        <w:t xml:space="preserve">crees </w:t>
      </w:r>
      <w:r w:rsidR="00462522">
        <w:t>que</w:t>
      </w:r>
      <w:r>
        <w:t xml:space="preserve"> no puede volver?, le pregunto Linda con una </w:t>
      </w:r>
      <w:r w:rsidR="004B609E">
        <w:t>expresión</w:t>
      </w:r>
      <w:r>
        <w:t xml:space="preserve"> ausente.</w:t>
      </w:r>
    </w:p>
    <w:p w14:paraId="31C60551" w14:textId="32795EA0" w:rsidR="00165010" w:rsidRDefault="00422D18">
      <w:pPr>
        <w:ind w:left="720"/>
        <w:rPr>
          <w:rPrChange w:id="724" w:author="Author" w:date="2024-06-26T12:40:00Z">
            <w:rPr>
              <w:sz w:val="28"/>
            </w:rPr>
          </w:rPrChange>
        </w:rPr>
      </w:pPr>
      <w:r>
        <w:t xml:space="preserve">― Simplemente, </w:t>
      </w:r>
      <w:r w:rsidR="00462522">
        <w:t>por qué</w:t>
      </w:r>
      <w:r>
        <w:t xml:space="preserve"> Katherine no perdió el tiempo cuando se separó de </w:t>
      </w:r>
      <w:r w:rsidR="00BC6100">
        <w:t>él</w:t>
      </w:r>
      <w:r>
        <w:t xml:space="preserve"> y tuvo pareja hasta hace muy poco tiempo, y eso seguramente lo hace dudar a James. Además, </w:t>
      </w:r>
      <w:r w:rsidR="004B609E">
        <w:t>aunque</w:t>
      </w:r>
      <w:r>
        <w:t xml:space="preserve"> no lo manifieste las miradas hacía ti, no son las </w:t>
      </w:r>
      <w:r w:rsidR="00BC6100">
        <w:t>mismas</w:t>
      </w:r>
      <w:r>
        <w:t xml:space="preserve"> </w:t>
      </w:r>
      <w:r w:rsidR="00462522">
        <w:t>que</w:t>
      </w:r>
      <w:r>
        <w:t xml:space="preserve"> a los demás, es una buena señal </w:t>
      </w:r>
      <w:r w:rsidR="00462522">
        <w:t>que</w:t>
      </w:r>
      <w:r>
        <w:t xml:space="preserve"> le gustas.</w:t>
      </w:r>
    </w:p>
    <w:p w14:paraId="14C6D037" w14:textId="0F6ECEEB" w:rsidR="00165010" w:rsidRDefault="00422D18">
      <w:pPr>
        <w:ind w:left="720"/>
        <w:rPr>
          <w:rPrChange w:id="725" w:author="Author" w:date="2024-06-26T12:40:00Z">
            <w:rPr>
              <w:sz w:val="28"/>
            </w:rPr>
          </w:rPrChange>
        </w:rPr>
      </w:pPr>
      <w:r>
        <w:t xml:space="preserve">― No estoy tan segura de eso, Grace, tampoco estoy loca por </w:t>
      </w:r>
      <w:r w:rsidR="00BC6100">
        <w:t>él</w:t>
      </w:r>
      <w:r>
        <w:t xml:space="preserve">, pero debo confesar </w:t>
      </w:r>
      <w:r w:rsidR="0026605A">
        <w:t>que</w:t>
      </w:r>
      <w:r>
        <w:t xml:space="preserve"> en verdad me agrada.</w:t>
      </w:r>
    </w:p>
    <w:p w14:paraId="2A2E9504" w14:textId="415A7097" w:rsidR="00165010" w:rsidRDefault="00422D18">
      <w:pPr>
        <w:ind w:left="720"/>
        <w:rPr>
          <w:rPrChange w:id="726" w:author="Author" w:date="2024-06-26T12:40:00Z">
            <w:rPr>
              <w:sz w:val="28"/>
            </w:rPr>
          </w:rPrChange>
        </w:rPr>
      </w:pPr>
      <w:r>
        <w:t xml:space="preserve">― Creo </w:t>
      </w:r>
      <w:r w:rsidR="0026605A">
        <w:t>que</w:t>
      </w:r>
      <w:r>
        <w:t xml:space="preserve"> es más </w:t>
      </w:r>
      <w:r w:rsidR="00462522">
        <w:t>que</w:t>
      </w:r>
      <w:r>
        <w:t xml:space="preserve"> eso, sería bueno </w:t>
      </w:r>
      <w:r w:rsidR="0026605A">
        <w:t>que</w:t>
      </w:r>
      <w:r>
        <w:t xml:space="preserve"> sean pareja, pero deberías tratar de conquistarlo ahora, no te olvides </w:t>
      </w:r>
      <w:r w:rsidR="00462522">
        <w:t>que</w:t>
      </w:r>
      <w:r>
        <w:t xml:space="preserve"> cuando se cierre el caso </w:t>
      </w:r>
      <w:r w:rsidR="003C63D1">
        <w:t>Janica</w:t>
      </w:r>
      <w:r>
        <w:t xml:space="preserve"> </w:t>
      </w:r>
      <w:r w:rsidR="003C63D1">
        <w:t>Novak</w:t>
      </w:r>
      <w:r>
        <w:t xml:space="preserve">, seguramente, nos van separar, y cada grupo volverá a su base, y alejarse </w:t>
      </w:r>
      <w:r w:rsidR="004B609E">
        <w:t>sin</w:t>
      </w:r>
      <w:r>
        <w:t xml:space="preserve"> consolidar la pareja no deja de tener sus consecuencias, le advirtió Grace con el dedo.</w:t>
      </w:r>
    </w:p>
    <w:p w14:paraId="5817756C" w14:textId="35C3616C" w:rsidR="00165010" w:rsidRDefault="00422D18">
      <w:pPr>
        <w:ind w:left="720"/>
        <w:rPr>
          <w:rPrChange w:id="727" w:author="Author" w:date="2024-06-26T12:40:00Z">
            <w:rPr>
              <w:sz w:val="28"/>
            </w:rPr>
          </w:rPrChange>
        </w:rPr>
      </w:pPr>
      <w:r>
        <w:t xml:space="preserve">― Linda sonrió a medias </w:t>
      </w:r>
      <w:r w:rsidR="00071913">
        <w:t xml:space="preserve">― </w:t>
      </w:r>
      <w:r>
        <w:t xml:space="preserve">Y ahí terminaría el sueño de la cenicienta huyendo en la carroza </w:t>
      </w:r>
      <w:r w:rsidR="00462522">
        <w:t>que</w:t>
      </w:r>
      <w:r>
        <w:t xml:space="preserve"> se esfuma y vuelve a convertirse en calabaza.</w:t>
      </w:r>
    </w:p>
    <w:p w14:paraId="0A42A06E" w14:textId="152A58C7" w:rsidR="00852C1B" w:rsidRDefault="00422D18">
      <w:pPr>
        <w:ind w:left="720"/>
      </w:pPr>
      <w:r>
        <w:t xml:space="preserve">― Eso es solamente un cuento de hadas, pero algunas veces la realidad es más linda </w:t>
      </w:r>
      <w:r w:rsidR="00462522">
        <w:t>que</w:t>
      </w:r>
      <w:r>
        <w:t xml:space="preserve"> los mejores sueños, le contestó Grace.</w:t>
      </w:r>
    </w:p>
    <w:p w14:paraId="72F71011" w14:textId="28D6827D" w:rsidR="00852C1B" w:rsidRDefault="00852C1B">
      <w:pPr>
        <w:ind w:left="720"/>
      </w:pPr>
    </w:p>
    <w:p w14:paraId="5A896282" w14:textId="77777777" w:rsidR="00852C1B" w:rsidRDefault="00852C1B" w:rsidP="008A3B13">
      <w:pPr>
        <w:ind w:left="720"/>
        <w:jc w:val="center"/>
      </w:pPr>
      <w:r>
        <w:t>******</w:t>
      </w:r>
    </w:p>
    <w:p w14:paraId="6394FA01" w14:textId="77777777" w:rsidR="00852C1B" w:rsidRDefault="00852C1B">
      <w:pPr>
        <w:ind w:left="720"/>
      </w:pPr>
    </w:p>
    <w:p w14:paraId="6547DDF7" w14:textId="4396EC3E" w:rsidR="00165010" w:rsidRDefault="00000000">
      <w:pPr>
        <w:ind w:left="720"/>
        <w:rPr>
          <w:rPrChange w:id="728" w:author="Author" w:date="2024-06-26T12:40:00Z">
            <w:rPr>
              <w:sz w:val="28"/>
            </w:rPr>
          </w:rPrChange>
        </w:rPr>
      </w:pPr>
      <w:r>
        <w:t xml:space="preserve"> Robert </w:t>
      </w:r>
      <w:r w:rsidR="00702ABC">
        <w:t>Lynch</w:t>
      </w:r>
      <w:r>
        <w:t xml:space="preserve">, era un ingeniero irlandés, de unos cincuenta años, contratado por el gobierno nacional por un proyecto en la ciudad de Colchester, y </w:t>
      </w:r>
      <w:r w:rsidR="003C63D1">
        <w:t>Janica</w:t>
      </w:r>
      <w:r>
        <w:t xml:space="preserve"> lo sabía, tenía la información de inteligencia, el servicio secreto ruso se lo había señalado. Solía venir a Golden Lace con un par de amigos </w:t>
      </w:r>
      <w:r w:rsidR="00462522">
        <w:t>que</w:t>
      </w:r>
      <w:r>
        <w:t xml:space="preserve"> de tanto beber se le escapaban algunos secretos. Sus ojos claros trasparentes </w:t>
      </w:r>
      <w:r w:rsidR="00E23FA5">
        <w:t>siempre</w:t>
      </w:r>
      <w:r>
        <w:t xml:space="preserve"> buscaban a </w:t>
      </w:r>
      <w:r w:rsidR="003C63D1">
        <w:t>Janica</w:t>
      </w:r>
      <w:r>
        <w:t xml:space="preserve"> y la invitaba a salir, ella decía </w:t>
      </w:r>
      <w:r w:rsidR="00462522">
        <w:t>que</w:t>
      </w:r>
      <w:r>
        <w:t xml:space="preserve"> no pero dejaba </w:t>
      </w:r>
      <w:r w:rsidR="00E23FA5">
        <w:t>siempre</w:t>
      </w:r>
      <w:r>
        <w:t xml:space="preserve"> la puerta abierta.</w:t>
      </w:r>
    </w:p>
    <w:p w14:paraId="0B30447B" w14:textId="4D5E7FC6" w:rsidR="00165010" w:rsidRDefault="00071913">
      <w:pPr>
        <w:ind w:left="720"/>
        <w:rPr>
          <w:rPrChange w:id="729" w:author="Author" w:date="2024-06-26T12:40:00Z">
            <w:rPr>
              <w:sz w:val="28"/>
            </w:rPr>
          </w:rPrChange>
        </w:rPr>
      </w:pPr>
      <w:r>
        <w:t xml:space="preserve">― </w:t>
      </w:r>
      <w:r w:rsidR="00422D18">
        <w:t xml:space="preserve">Los secretos, </w:t>
      </w:r>
      <w:r w:rsidR="00E23FA5">
        <w:t>siempre</w:t>
      </w:r>
      <w:r w:rsidR="00422D18">
        <w:t xml:space="preserve"> se conocen en la cama, le decían sus superiores. Hay </w:t>
      </w:r>
      <w:r w:rsidR="00462522">
        <w:t>que</w:t>
      </w:r>
      <w:r w:rsidR="00422D18">
        <w:t xml:space="preserve"> cerrar los ojos y dejarse conquistar. Conoció muchas compañeras </w:t>
      </w:r>
      <w:r w:rsidR="00462522">
        <w:t>que</w:t>
      </w:r>
      <w:r w:rsidR="00422D18">
        <w:t xml:space="preserve"> se sometieron al sexo para sacar información, con hombres repugnantes y otros no tanto y también, se acostaron con mujeres </w:t>
      </w:r>
      <w:r w:rsidR="004B609E">
        <w:t>sin</w:t>
      </w:r>
      <w:r w:rsidR="00422D18">
        <w:t xml:space="preserve"> ser lesbianas, esas eran las reglas, a la </w:t>
      </w:r>
      <w:r w:rsidR="00462522">
        <w:t>que</w:t>
      </w:r>
      <w:r w:rsidR="00422D18">
        <w:t xml:space="preserve"> </w:t>
      </w:r>
      <w:r w:rsidR="003C63D1">
        <w:t>Janica</w:t>
      </w:r>
      <w:r w:rsidR="00422D18">
        <w:t xml:space="preserve"> tenía </w:t>
      </w:r>
      <w:r w:rsidR="00462522">
        <w:t>que</w:t>
      </w:r>
      <w:r w:rsidR="00422D18">
        <w:t xml:space="preserve"> enfrentar por el bien de su </w:t>
      </w:r>
      <w:r w:rsidR="004172AE">
        <w:t>misión</w:t>
      </w:r>
      <w:r w:rsidR="00422D18">
        <w:t xml:space="preserve">. </w:t>
      </w:r>
    </w:p>
    <w:p w14:paraId="4A073227" w14:textId="5DBF3885" w:rsidR="00283026" w:rsidRDefault="00000000">
      <w:pPr>
        <w:ind w:left="720"/>
      </w:pPr>
      <w:r>
        <w:lastRenderedPageBreak/>
        <w:t xml:space="preserve">Kevin, </w:t>
      </w:r>
      <w:r w:rsidR="0026605A">
        <w:t>quedaría</w:t>
      </w:r>
      <w:r>
        <w:t xml:space="preserve"> en el recuerdo para </w:t>
      </w:r>
      <w:r w:rsidR="00E23FA5">
        <w:t>siempre</w:t>
      </w:r>
      <w:r>
        <w:t xml:space="preserve"> de un amor puro </w:t>
      </w:r>
      <w:r w:rsidR="00462522">
        <w:t>que</w:t>
      </w:r>
      <w:r>
        <w:t xml:space="preserve"> le supo dar y </w:t>
      </w:r>
      <w:r w:rsidR="00462522">
        <w:t>que</w:t>
      </w:r>
      <w:r>
        <w:t xml:space="preserve"> lo tuvo </w:t>
      </w:r>
      <w:r w:rsidR="00462522">
        <w:t>que</w:t>
      </w:r>
      <w:r>
        <w:t xml:space="preserve"> rechazar para salvarle la vida. </w:t>
      </w:r>
      <w:r w:rsidR="0026605A">
        <w:t>Él</w:t>
      </w:r>
      <w:r>
        <w:t xml:space="preserve"> no lo sabe, quizás piense </w:t>
      </w:r>
      <w:r w:rsidR="00462522">
        <w:t>que</w:t>
      </w:r>
      <w:r>
        <w:t xml:space="preserve"> lo del retorno a Polonia sea un pretexto y </w:t>
      </w:r>
      <w:r w:rsidR="0026605A">
        <w:t>esté</w:t>
      </w:r>
      <w:r>
        <w:t xml:space="preserve"> pensando </w:t>
      </w:r>
      <w:r w:rsidR="00462522">
        <w:t>que</w:t>
      </w:r>
      <w:r>
        <w:t xml:space="preserve"> lo rechacé por otro hombre, se dijo </w:t>
      </w:r>
      <w:r w:rsidR="003C63D1">
        <w:t>Janica</w:t>
      </w:r>
      <w:r>
        <w:t>, poniéndose la mano en la boca para no llorar.</w:t>
      </w:r>
      <w:r w:rsidR="00283026">
        <w:br w:type="page"/>
      </w:r>
      <w:r>
        <w:lastRenderedPageBreak/>
        <w:t xml:space="preserve">El agente de emigraciones, un hombre de pelo ralo, canoso y de piel oscura, frunció el ceño, cuando Kevin le pidió, datos sobre la llegada de ciudadana </w:t>
      </w:r>
      <w:r w:rsidR="003C63D1">
        <w:t>Janica</w:t>
      </w:r>
      <w:r>
        <w:t xml:space="preserve"> </w:t>
      </w:r>
      <w:r w:rsidR="003C63D1">
        <w:t>Novak</w:t>
      </w:r>
      <w:r>
        <w:t xml:space="preserve"> al Reino Unido.</w:t>
      </w:r>
    </w:p>
    <w:p w14:paraId="02A1AB8A" w14:textId="5E537E4D" w:rsidR="00165010" w:rsidRDefault="00422D18">
      <w:pPr>
        <w:ind w:left="720"/>
        <w:rPr>
          <w:rPrChange w:id="730" w:author="Author" w:date="2024-06-26T12:40:00Z">
            <w:rPr>
              <w:sz w:val="28"/>
            </w:rPr>
          </w:rPrChange>
        </w:rPr>
      </w:pPr>
      <w:r>
        <w:t xml:space="preserve">― No se puede dar este tipo de información, salvo </w:t>
      </w:r>
      <w:r w:rsidR="00462522">
        <w:t>que</w:t>
      </w:r>
      <w:r>
        <w:t xml:space="preserve"> lo pida un ente oficial, Lo ciento, señor, dijo el empleado como dando por finalizada la conversación.</w:t>
      </w:r>
    </w:p>
    <w:p w14:paraId="0F3E6DE1" w14:textId="77777777" w:rsidR="00165010" w:rsidRDefault="00000000">
      <w:pPr>
        <w:ind w:left="720"/>
        <w:rPr>
          <w:rPrChange w:id="731" w:author="Author" w:date="2024-06-26T12:40:00Z">
            <w:rPr>
              <w:sz w:val="28"/>
            </w:rPr>
          </w:rPrChange>
        </w:rPr>
      </w:pPr>
      <w:r>
        <w:t xml:space="preserve"> ― Se puede hacer una excepción, Soy familiar, quiero saber el paradero de mi prima en Londres, para poder ayudarla y…</w:t>
      </w:r>
    </w:p>
    <w:p w14:paraId="690A12AD" w14:textId="471184F3" w:rsidR="00165010" w:rsidRDefault="00000000">
      <w:pPr>
        <w:ind w:left="720"/>
        <w:rPr>
          <w:rPrChange w:id="732" w:author="Author" w:date="2024-06-26T12:40:00Z">
            <w:rPr>
              <w:sz w:val="28"/>
            </w:rPr>
          </w:rPrChange>
        </w:rPr>
      </w:pPr>
      <w:r>
        <w:t xml:space="preserve">Le dije </w:t>
      </w:r>
      <w:r w:rsidR="00462522">
        <w:t>que</w:t>
      </w:r>
      <w:r>
        <w:t xml:space="preserve"> lo ciento, nada puedo hacer, y abandonando su </w:t>
      </w:r>
      <w:r w:rsidR="00194DD9">
        <w:t>asiento</w:t>
      </w:r>
      <w:r>
        <w:t xml:space="preserve"> se alejó del lugar.</w:t>
      </w:r>
    </w:p>
    <w:p w14:paraId="427B61B2" w14:textId="04AAF869" w:rsidR="00165010" w:rsidRDefault="00000000">
      <w:pPr>
        <w:ind w:left="720"/>
        <w:rPr>
          <w:rPrChange w:id="733" w:author="Author" w:date="2024-06-26T12:40:00Z">
            <w:rPr>
              <w:sz w:val="28"/>
            </w:rPr>
          </w:rPrChange>
        </w:rPr>
      </w:pPr>
      <w:r>
        <w:t xml:space="preserve">Kevin golpeó el puño con la mano en gesto de desagrado y cuando iba saliendo del edificio, de repente, creyó escuchar su nombre a sus espaldas, giró la cabeza y se encontró con una joven con una sonrisa a flor de labios, </w:t>
      </w:r>
      <w:r w:rsidR="00462522">
        <w:t>que</w:t>
      </w:r>
      <w:r>
        <w:t xml:space="preserve"> venía hacía el.</w:t>
      </w:r>
    </w:p>
    <w:p w14:paraId="125FC441" w14:textId="23F32C9A" w:rsidR="00165010" w:rsidRDefault="00000000">
      <w:pPr>
        <w:ind w:left="720"/>
        <w:rPr>
          <w:rPrChange w:id="734" w:author="Author" w:date="2024-06-26T12:40:00Z">
            <w:rPr>
              <w:sz w:val="28"/>
            </w:rPr>
          </w:rPrChange>
        </w:rPr>
      </w:pPr>
      <w:r>
        <w:t>Kevin, lo observó unos segundos y tardó en responder</w:t>
      </w:r>
      <w:r w:rsidR="00071913">
        <w:t xml:space="preserve">― </w:t>
      </w:r>
      <w:r>
        <w:t>¿A caso me conoces.</w:t>
      </w:r>
    </w:p>
    <w:p w14:paraId="7EF8BC3D" w14:textId="2D4BBBD8" w:rsidR="00165010" w:rsidRDefault="00422D18">
      <w:pPr>
        <w:ind w:left="720"/>
        <w:rPr>
          <w:rPrChange w:id="735" w:author="Author" w:date="2024-06-26T12:40:00Z">
            <w:rPr>
              <w:sz w:val="28"/>
            </w:rPr>
          </w:rPrChange>
        </w:rPr>
      </w:pPr>
      <w:r>
        <w:t xml:space="preserve">― Por supuesto, soy </w:t>
      </w:r>
      <w:r w:rsidR="00630DE0">
        <w:t>Kate Leney</w:t>
      </w:r>
      <w:r>
        <w:t>, compañera de la facultad.</w:t>
      </w:r>
    </w:p>
    <w:p w14:paraId="275A6D11" w14:textId="5CAB10EC" w:rsidR="00165010" w:rsidRDefault="00422D18">
      <w:pPr>
        <w:ind w:left="720"/>
        <w:rPr>
          <w:rPrChange w:id="736" w:author="Author" w:date="2024-06-26T12:40:00Z">
            <w:rPr>
              <w:sz w:val="28"/>
            </w:rPr>
          </w:rPrChange>
        </w:rPr>
      </w:pPr>
      <w:r>
        <w:t xml:space="preserve">― Si, por Dios, le contestó, tomándose la cabeza y abrazándola </w:t>
      </w:r>
      <w:r w:rsidR="00071913">
        <w:t xml:space="preserve">― </w:t>
      </w:r>
      <w:r>
        <w:t>Mary, la hermosa de la clase.</w:t>
      </w:r>
    </w:p>
    <w:p w14:paraId="5316F739" w14:textId="3C469C15" w:rsidR="00165010" w:rsidRDefault="00422D18">
      <w:pPr>
        <w:ind w:left="720"/>
        <w:rPr>
          <w:rPrChange w:id="737" w:author="Author" w:date="2024-06-26T12:40:00Z">
            <w:rPr>
              <w:sz w:val="28"/>
            </w:rPr>
          </w:rPrChange>
        </w:rPr>
      </w:pPr>
      <w:r>
        <w:t xml:space="preserve">― Se ve </w:t>
      </w:r>
      <w:r w:rsidR="00462522">
        <w:t>que</w:t>
      </w:r>
      <w:r>
        <w:t xml:space="preserve"> no lo era para ti, </w:t>
      </w:r>
      <w:r w:rsidR="00462522">
        <w:t>que</w:t>
      </w:r>
      <w:r>
        <w:t xml:space="preserve"> no llegaste a reconocerme, le dijo, con voz de reproche.</w:t>
      </w:r>
    </w:p>
    <w:p w14:paraId="33171B93" w14:textId="0B329B45" w:rsidR="00165010" w:rsidRDefault="00422D18">
      <w:pPr>
        <w:ind w:left="720"/>
        <w:rPr>
          <w:rPrChange w:id="738" w:author="Author" w:date="2024-06-26T12:40:00Z">
            <w:rPr>
              <w:sz w:val="28"/>
            </w:rPr>
          </w:rPrChange>
        </w:rPr>
      </w:pPr>
      <w:r>
        <w:t xml:space="preserve">― No es tan así, últimamente ando con algunos </w:t>
      </w:r>
      <w:r w:rsidR="00E23FA5">
        <w:t>problemas</w:t>
      </w:r>
      <w:r>
        <w:t xml:space="preserve"> y mi mente me pasa  factura, le confesó Kevin.</w:t>
      </w:r>
    </w:p>
    <w:p w14:paraId="1889B663" w14:textId="103942A0" w:rsidR="00165010" w:rsidRDefault="00422D18">
      <w:pPr>
        <w:ind w:left="720"/>
        <w:rPr>
          <w:rPrChange w:id="739" w:author="Author" w:date="2024-06-26T12:40:00Z">
            <w:rPr>
              <w:sz w:val="28"/>
            </w:rPr>
          </w:rPrChange>
        </w:rPr>
      </w:pPr>
      <w:r>
        <w:t xml:space="preserve">― Créeme </w:t>
      </w:r>
      <w:r w:rsidR="00462522">
        <w:t>que</w:t>
      </w:r>
      <w:r>
        <w:t xml:space="preserve"> te extrañe mucho en la facultad cuando dejaste de cursar por la desgracia de perder a tus padres, por un tiempo te bus</w:t>
      </w:r>
      <w:r w:rsidR="00462522">
        <w:t>que</w:t>
      </w:r>
      <w:r>
        <w:t xml:space="preserve"> en tu móvil y en las redes para acompañarte en tu dolor, pero me fue </w:t>
      </w:r>
      <w:r w:rsidR="00DE0E40">
        <w:t>imposible</w:t>
      </w:r>
      <w:r>
        <w:t xml:space="preserve"> localizarte.</w:t>
      </w:r>
    </w:p>
    <w:p w14:paraId="7626C196" w14:textId="77777777" w:rsidR="00165010" w:rsidRDefault="00422D18">
      <w:pPr>
        <w:ind w:left="720"/>
        <w:rPr>
          <w:rPrChange w:id="740" w:author="Author" w:date="2024-06-26T12:40:00Z">
            <w:rPr>
              <w:sz w:val="28"/>
            </w:rPr>
          </w:rPrChange>
        </w:rPr>
      </w:pPr>
      <w:r>
        <w:t>― Si, es verdad, me aislé y viví mi duelo en soledad, le contestó él, con un hilo de tristeza en la vos.</w:t>
      </w:r>
    </w:p>
    <w:p w14:paraId="47DD9E96" w14:textId="3302619C" w:rsidR="00165010" w:rsidRDefault="00630DE0">
      <w:pPr>
        <w:ind w:left="720"/>
        <w:rPr>
          <w:rPrChange w:id="741" w:author="Author" w:date="2024-06-26T12:40:00Z">
            <w:rPr>
              <w:sz w:val="28"/>
            </w:rPr>
          </w:rPrChange>
        </w:rPr>
      </w:pPr>
      <w:r>
        <w:t xml:space="preserve">Kate </w:t>
      </w:r>
      <w:r w:rsidR="00F54961">
        <w:t>asintió</w:t>
      </w:r>
      <w:r w:rsidR="00000000">
        <w:t xml:space="preserve">, y de pronto le preguntó </w:t>
      </w:r>
      <w:r w:rsidR="00071913">
        <w:t xml:space="preserve">― </w:t>
      </w:r>
      <w:r w:rsidR="004172AE">
        <w:t xml:space="preserve">¿Qué </w:t>
      </w:r>
      <w:r w:rsidR="00000000">
        <w:t>haces en emigraciones?</w:t>
      </w:r>
    </w:p>
    <w:p w14:paraId="1C19CD84" w14:textId="108A9499" w:rsidR="00165010" w:rsidRDefault="00422D18">
      <w:pPr>
        <w:ind w:left="720"/>
        <w:rPr>
          <w:rPrChange w:id="742" w:author="Author" w:date="2024-06-26T12:40:00Z">
            <w:rPr>
              <w:sz w:val="28"/>
            </w:rPr>
          </w:rPrChange>
        </w:rPr>
      </w:pPr>
      <w:r>
        <w:t xml:space="preserve">― Estoy buscando una prima de bajos recursos </w:t>
      </w:r>
      <w:r w:rsidR="00462522">
        <w:t>que</w:t>
      </w:r>
      <w:r>
        <w:t xml:space="preserve"> vino de Polonia a trabajar a Londres y trato de localizar su lugar de </w:t>
      </w:r>
      <w:r w:rsidR="007C0065">
        <w:t>residencia</w:t>
      </w:r>
      <w:r>
        <w:t xml:space="preserve">, para poder ayudarla, pero lamentablemente, aquí no me dan la información </w:t>
      </w:r>
      <w:r w:rsidR="00462522">
        <w:t>que</w:t>
      </w:r>
      <w:r>
        <w:t xml:space="preserve"> </w:t>
      </w:r>
      <w:r w:rsidR="00F33C32">
        <w:t>necesito</w:t>
      </w:r>
      <w:r>
        <w:t>, le dijo, con total naturalidad.</w:t>
      </w:r>
    </w:p>
    <w:p w14:paraId="24EDFF72" w14:textId="17C31664" w:rsidR="00165010" w:rsidRDefault="00422D18">
      <w:pPr>
        <w:ind w:left="720"/>
        <w:rPr>
          <w:rPrChange w:id="743" w:author="Author" w:date="2024-06-26T12:40:00Z">
            <w:rPr>
              <w:sz w:val="28"/>
            </w:rPr>
          </w:rPrChange>
        </w:rPr>
      </w:pPr>
      <w:r>
        <w:t xml:space="preserve">― Yo te puedo ayudar. </w:t>
      </w:r>
      <w:r w:rsidR="004172AE">
        <w:t xml:space="preserve">¿Qué </w:t>
      </w:r>
      <w:r>
        <w:t xml:space="preserve">clase de datos </w:t>
      </w:r>
      <w:r w:rsidR="0026605A">
        <w:t>necesitas</w:t>
      </w:r>
      <w:r>
        <w:t>?, le indagó ella.</w:t>
      </w:r>
    </w:p>
    <w:p w14:paraId="596D7E9F" w14:textId="58A7AE99" w:rsidR="00165010" w:rsidRDefault="00000000">
      <w:pPr>
        <w:ind w:left="720"/>
        <w:rPr>
          <w:rPrChange w:id="744" w:author="Author" w:date="2024-06-26T12:40:00Z">
            <w:rPr>
              <w:sz w:val="28"/>
            </w:rPr>
          </w:rPrChange>
        </w:rPr>
      </w:pPr>
      <w:r>
        <w:t xml:space="preserve">Kevin </w:t>
      </w:r>
      <w:r w:rsidR="007E7432">
        <w:t>pregunt</w:t>
      </w:r>
      <w:r w:rsidR="005A54EE">
        <w:t>ó</w:t>
      </w:r>
      <w:r w:rsidR="007E7432">
        <w:t xml:space="preserve"> nervioso</w:t>
      </w:r>
      <w:r>
        <w:t xml:space="preserve"> </w:t>
      </w:r>
      <w:r w:rsidR="00071913">
        <w:t xml:space="preserve">― </w:t>
      </w:r>
      <w:r>
        <w:t>¿Tienes alguna persona conocida aquí en emigraciones?</w:t>
      </w:r>
    </w:p>
    <w:p w14:paraId="589F7B2B" w14:textId="78AE057B" w:rsidR="00165010" w:rsidRDefault="00422D18">
      <w:pPr>
        <w:ind w:left="720"/>
        <w:rPr>
          <w:rPrChange w:id="745" w:author="Author" w:date="2024-06-26T12:40:00Z">
            <w:rPr>
              <w:sz w:val="28"/>
            </w:rPr>
          </w:rPrChange>
        </w:rPr>
      </w:pPr>
      <w:r>
        <w:t xml:space="preserve">― Trabajo aquí en emigraciones, dame el nombre, el mes y el año </w:t>
      </w:r>
      <w:r w:rsidR="00462522">
        <w:t>que</w:t>
      </w:r>
      <w:r>
        <w:t xml:space="preserve"> arribó tu prima a Londres. </w:t>
      </w:r>
    </w:p>
    <w:p w14:paraId="7944FF8D" w14:textId="63968B28" w:rsidR="00165010" w:rsidRDefault="00422D18">
      <w:pPr>
        <w:ind w:left="720"/>
        <w:rPr>
          <w:rPrChange w:id="746" w:author="Author" w:date="2024-06-26T12:40:00Z">
            <w:rPr>
              <w:sz w:val="28"/>
            </w:rPr>
          </w:rPrChange>
        </w:rPr>
      </w:pPr>
      <w:r>
        <w:t xml:space="preserve">― Vino en el Marzo del 2021, su nombre es </w:t>
      </w:r>
      <w:r w:rsidR="003C63D1">
        <w:t>Janica</w:t>
      </w:r>
      <w:r>
        <w:t xml:space="preserve"> </w:t>
      </w:r>
      <w:r w:rsidR="003C63D1">
        <w:t>Novak</w:t>
      </w:r>
      <w:r>
        <w:t>.</w:t>
      </w:r>
    </w:p>
    <w:p w14:paraId="670CC9BE" w14:textId="1C7D2638" w:rsidR="00165010" w:rsidRDefault="00422D18">
      <w:pPr>
        <w:ind w:left="720"/>
        <w:rPr>
          <w:rPrChange w:id="747" w:author="Author" w:date="2024-06-26T12:40:00Z">
            <w:rPr>
              <w:sz w:val="28"/>
            </w:rPr>
          </w:rPrChange>
        </w:rPr>
      </w:pPr>
      <w:r>
        <w:t xml:space="preserve">― También </w:t>
      </w:r>
      <w:r w:rsidR="00F33C32">
        <w:t>necesito</w:t>
      </w:r>
      <w:r>
        <w:t xml:space="preserve"> el día </w:t>
      </w:r>
      <w:r w:rsidR="00462522">
        <w:t>que</w:t>
      </w:r>
      <w:r>
        <w:t xml:space="preserve"> partió de Polonia, hacía el reino unido y la empresa de aviación </w:t>
      </w:r>
      <w:r w:rsidR="00462522">
        <w:t>que</w:t>
      </w:r>
      <w:r>
        <w:t xml:space="preserve"> la trasportó. ¿Lo </w:t>
      </w:r>
      <w:r w:rsidR="004B609E">
        <w:t>sabes</w:t>
      </w:r>
      <w:r>
        <w:t>?</w:t>
      </w:r>
    </w:p>
    <w:p w14:paraId="70A4723C" w14:textId="0AC70331" w:rsidR="00165010" w:rsidRDefault="00000000">
      <w:pPr>
        <w:ind w:left="720"/>
        <w:rPr>
          <w:rPrChange w:id="748" w:author="Author" w:date="2024-06-26T12:40:00Z">
            <w:rPr>
              <w:sz w:val="28"/>
            </w:rPr>
          </w:rPrChange>
        </w:rPr>
      </w:pPr>
      <w:r>
        <w:t xml:space="preserve">Kevin, negó con la cabeza e hizo un gesto con la boca </w:t>
      </w:r>
      <w:r w:rsidR="00071913">
        <w:t xml:space="preserve">― </w:t>
      </w:r>
      <w:r>
        <w:t>En verdad, no tengo más datos.</w:t>
      </w:r>
    </w:p>
    <w:p w14:paraId="6FBF5D6F" w14:textId="30206002" w:rsidR="00165010" w:rsidRDefault="00000000">
      <w:pPr>
        <w:ind w:left="720"/>
        <w:rPr>
          <w:rPrChange w:id="749" w:author="Author" w:date="2024-06-26T12:40:00Z">
            <w:rPr>
              <w:sz w:val="28"/>
            </w:rPr>
          </w:rPrChange>
        </w:rPr>
      </w:pPr>
      <w:r>
        <w:t xml:space="preserve">Ella exhaló </w:t>
      </w:r>
      <w:r w:rsidR="00071913">
        <w:t xml:space="preserve">― </w:t>
      </w:r>
      <w:r>
        <w:t xml:space="preserve">Es poco para localizarla, igualmente veré </w:t>
      </w:r>
      <w:r w:rsidR="00462522">
        <w:t>que</w:t>
      </w:r>
      <w:r>
        <w:t xml:space="preserve"> puedo hacer.</w:t>
      </w:r>
    </w:p>
    <w:p w14:paraId="1B704C0F" w14:textId="2E1E90CC" w:rsidR="00165010" w:rsidRDefault="00000000">
      <w:pPr>
        <w:ind w:left="720"/>
      </w:pPr>
      <w:r>
        <w:t xml:space="preserve">Kevin no lo podía creer la suerte de esa mañana de encontrar a </w:t>
      </w:r>
      <w:r w:rsidR="00630DE0">
        <w:t>Kate Leney</w:t>
      </w:r>
      <w:r>
        <w:t xml:space="preserve"> y </w:t>
      </w:r>
      <w:r w:rsidR="00462522">
        <w:t>que</w:t>
      </w:r>
      <w:r>
        <w:t xml:space="preserve"> trabaje en emigraciones. Ella había </w:t>
      </w:r>
      <w:r w:rsidR="00F33C32">
        <w:t>sido</w:t>
      </w:r>
      <w:r>
        <w:t xml:space="preserve"> una muy buena compañera y además, llegaron a salir en una </w:t>
      </w:r>
      <w:r w:rsidR="00DB641A">
        <w:t>ocasión</w:t>
      </w:r>
      <w:r>
        <w:t xml:space="preserve">, pero todo se truncó con la muerte de sus padres. </w:t>
      </w:r>
      <w:r w:rsidR="00630DE0">
        <w:t xml:space="preserve">Kate </w:t>
      </w:r>
      <w:r>
        <w:t>era una pelirroja, delgada y alta, de ojos vivases y una melena ondulante.</w:t>
      </w:r>
    </w:p>
    <w:p w14:paraId="513A537E" w14:textId="77777777" w:rsidR="00954A22" w:rsidRDefault="00422D18">
      <w:pPr>
        <w:ind w:left="720"/>
      </w:pPr>
      <w:r>
        <w:t>― Ven a verme por la mañana, seguramente algún dato de tu prima podemos conseguir, le dijo Mary, saludándolo con un beso en la mejilla.</w:t>
      </w:r>
      <w:r w:rsidR="00954A22">
        <w:br w:type="page"/>
      </w:r>
    </w:p>
    <w:p w14:paraId="57E6E010" w14:textId="1DBDC15B" w:rsidR="00852C1B" w:rsidRDefault="00852C1B">
      <w:pPr>
        <w:ind w:left="720"/>
        <w:rPr>
          <w:sz w:val="28"/>
          <w:szCs w:val="28"/>
        </w:rPr>
      </w:pPr>
    </w:p>
    <w:p w14:paraId="111B3243" w14:textId="77777777" w:rsidR="00852C1B" w:rsidRDefault="00852C1B" w:rsidP="008A3B13">
      <w:pPr>
        <w:ind w:left="720"/>
        <w:jc w:val="center"/>
        <w:rPr>
          <w:sz w:val="28"/>
          <w:szCs w:val="28"/>
        </w:rPr>
      </w:pPr>
      <w:r>
        <w:rPr>
          <w:sz w:val="28"/>
          <w:szCs w:val="28"/>
        </w:rPr>
        <w:t>******</w:t>
      </w:r>
    </w:p>
    <w:p w14:paraId="5B63EC89" w14:textId="77777777" w:rsidR="00852C1B" w:rsidRDefault="00852C1B">
      <w:pPr>
        <w:ind w:left="720"/>
        <w:rPr>
          <w:sz w:val="28"/>
          <w:szCs w:val="28"/>
        </w:rPr>
      </w:pPr>
    </w:p>
    <w:p w14:paraId="23762674" w14:textId="05587C45" w:rsidR="00165010" w:rsidRDefault="00000000">
      <w:pPr>
        <w:ind w:left="720"/>
        <w:rPr>
          <w:rPrChange w:id="750" w:author="Author" w:date="2024-06-26T12:40:00Z">
            <w:rPr>
              <w:sz w:val="28"/>
            </w:rPr>
          </w:rPrChange>
        </w:rPr>
      </w:pPr>
      <w:r>
        <w:t xml:space="preserve">Kevin, no durmió esa noche pensando del seguimiento </w:t>
      </w:r>
      <w:r w:rsidR="00462522">
        <w:t>que</w:t>
      </w:r>
      <w:r>
        <w:t xml:space="preserve"> le había hecho a </w:t>
      </w:r>
      <w:r w:rsidR="003C63D1">
        <w:t>Janica</w:t>
      </w:r>
      <w:r>
        <w:t xml:space="preserve"> desde </w:t>
      </w:r>
      <w:r w:rsidR="00462522">
        <w:t>que</w:t>
      </w:r>
      <w:r>
        <w:t xml:space="preserve"> vino a Inglaterra, se habían conocido en circunstancias inesperadas, pero algo en su mirada desde el primer momento lo había seducido, pero había cosas </w:t>
      </w:r>
      <w:r w:rsidR="00462522">
        <w:t>que</w:t>
      </w:r>
      <w:r>
        <w:t xml:space="preserve"> no cerraban, como el alejamiento repentino con muchas </w:t>
      </w:r>
      <w:r w:rsidR="0026605A">
        <w:t>lágrimas</w:t>
      </w:r>
      <w:r>
        <w:t xml:space="preserve"> y el trabajo de camarera en Golden Lace.</w:t>
      </w:r>
    </w:p>
    <w:p w14:paraId="517AA89D" w14:textId="69517EBC" w:rsidR="00954A22" w:rsidRDefault="00000000">
      <w:pPr>
        <w:ind w:left="720"/>
      </w:pPr>
      <w:r>
        <w:t>Kevin desconocía el oscuro pasado de ella, una mujer atrapada entre la lealtad y el deseo.</w:t>
      </w:r>
      <w:r w:rsidR="00954A22">
        <w:br w:type="page"/>
      </w:r>
      <w:r>
        <w:lastRenderedPageBreak/>
        <w:t xml:space="preserve">Mientras, tomaban un café esa mañana, </w:t>
      </w:r>
      <w:r w:rsidR="00630DE0">
        <w:t xml:space="preserve">Kate </w:t>
      </w:r>
      <w:r>
        <w:t xml:space="preserve">le confesó, </w:t>
      </w:r>
      <w:r w:rsidR="00462522">
        <w:t>que</w:t>
      </w:r>
      <w:r>
        <w:t xml:space="preserve"> había dejado también medicina y tenía un cargo con oficina propia en emigraciones y, además, vivía en pareja, con un hombre mucho mayor </w:t>
      </w:r>
      <w:r w:rsidR="0026605A">
        <w:t>que</w:t>
      </w:r>
      <w:r>
        <w:t xml:space="preserve"> ella pero </w:t>
      </w:r>
      <w:r w:rsidR="00462522">
        <w:t>que</w:t>
      </w:r>
      <w:r>
        <w:t xml:space="preserve"> era realmente feliz. De repente. se puso sería.</w:t>
      </w:r>
    </w:p>
    <w:p w14:paraId="0B97F368" w14:textId="71CD139C" w:rsidR="00165010" w:rsidRDefault="00422D18">
      <w:pPr>
        <w:ind w:left="720"/>
        <w:rPr>
          <w:rPrChange w:id="751" w:author="Author" w:date="2024-06-26T12:40:00Z">
            <w:rPr>
              <w:sz w:val="28"/>
            </w:rPr>
          </w:rPrChange>
        </w:rPr>
      </w:pPr>
      <w:r>
        <w:t xml:space="preserve">― Tuve recabando información con respecto a tu prima. Hay cosas </w:t>
      </w:r>
      <w:r w:rsidR="00462522">
        <w:t>que</w:t>
      </w:r>
      <w:r>
        <w:t xml:space="preserve"> te pueden llegar a sorprender.</w:t>
      </w:r>
    </w:p>
    <w:p w14:paraId="5F6195F3" w14:textId="486E1E6B" w:rsidR="00165010" w:rsidRDefault="00000000">
      <w:pPr>
        <w:ind w:left="720"/>
        <w:rPr>
          <w:rPrChange w:id="752" w:author="Author" w:date="2024-06-26T12:40:00Z">
            <w:rPr>
              <w:sz w:val="28"/>
            </w:rPr>
          </w:rPrChange>
        </w:rPr>
      </w:pPr>
      <w:r>
        <w:t xml:space="preserve">Kevin, arrugó la frente, totalmente sorprendido </w:t>
      </w:r>
      <w:r w:rsidR="00071913">
        <w:t xml:space="preserve">― </w:t>
      </w:r>
      <w:r>
        <w:t xml:space="preserve">¿De </w:t>
      </w:r>
      <w:r w:rsidR="00462522">
        <w:t>qué</w:t>
      </w:r>
      <w:r>
        <w:t xml:space="preserve"> </w:t>
      </w:r>
      <w:r w:rsidR="0026605A">
        <w:t>estás</w:t>
      </w:r>
      <w:r>
        <w:t xml:space="preserve"> hablando?</w:t>
      </w:r>
    </w:p>
    <w:p w14:paraId="3DC27BD2" w14:textId="2DEFA946" w:rsidR="00165010" w:rsidRDefault="00422D18">
      <w:pPr>
        <w:ind w:left="720"/>
        <w:rPr>
          <w:rPrChange w:id="753" w:author="Author" w:date="2024-06-26T12:40:00Z">
            <w:rPr>
              <w:sz w:val="28"/>
            </w:rPr>
          </w:rPrChange>
        </w:rPr>
      </w:pPr>
      <w:r>
        <w:t xml:space="preserve">― Ya lo veras, a </w:t>
      </w:r>
      <w:r w:rsidR="0026605A">
        <w:t>acompáñame</w:t>
      </w:r>
      <w:r>
        <w:t xml:space="preserve"> a mi oficina, le dijo, tocándole el brazo. Abrió un archivo y se puso a leer.</w:t>
      </w:r>
    </w:p>
    <w:p w14:paraId="6914FA62" w14:textId="4C6D544A" w:rsidR="00165010" w:rsidRDefault="00422D18">
      <w:pPr>
        <w:ind w:left="720"/>
      </w:pPr>
      <w:r>
        <w:t xml:space="preserve">― </w:t>
      </w:r>
      <w:r w:rsidR="003C63D1">
        <w:t>Janica</w:t>
      </w:r>
      <w:r>
        <w:t xml:space="preserve"> </w:t>
      </w:r>
      <w:r w:rsidR="003C63D1">
        <w:t>Novak</w:t>
      </w:r>
      <w:r>
        <w:t>, ingresó al país con pasaporte Polaco, el 5 de marzo de 2021, desde el aeropuerto Sheremétievo, de Moscú, en el vuelo 518, por British Airways.</w:t>
      </w:r>
    </w:p>
    <w:p w14:paraId="64D66C4C" w14:textId="77777777" w:rsidR="00165010" w:rsidRDefault="00422D18">
      <w:pPr>
        <w:ind w:left="720"/>
        <w:rPr>
          <w:rPrChange w:id="754" w:author="Author" w:date="2024-06-26T12:40:00Z">
            <w:rPr>
              <w:sz w:val="28"/>
            </w:rPr>
          </w:rPrChange>
        </w:rPr>
      </w:pPr>
      <w:r>
        <w:t>― ¿De Moscú?, dijo, Kevin entrecerrado las cejas.</w:t>
      </w:r>
    </w:p>
    <w:p w14:paraId="110592A1" w14:textId="3FE71B6E" w:rsidR="00165010" w:rsidRDefault="00630DE0">
      <w:pPr>
        <w:ind w:left="720"/>
      </w:pPr>
      <w:r>
        <w:t xml:space="preserve">Kate </w:t>
      </w:r>
      <w:r w:rsidR="00000000">
        <w:t xml:space="preserve">lo miró, y </w:t>
      </w:r>
      <w:r w:rsidR="00E23FA5">
        <w:t>siguió</w:t>
      </w:r>
      <w:r w:rsidR="00000000">
        <w:t xml:space="preserve"> leyendo </w:t>
      </w:r>
      <w:r w:rsidR="00071913">
        <w:t xml:space="preserve">― </w:t>
      </w:r>
      <w:r w:rsidR="00000000">
        <w:t xml:space="preserve">Viajó en primera clase, en el </w:t>
      </w:r>
      <w:r w:rsidR="00194DD9">
        <w:t>asiento</w:t>
      </w:r>
      <w:r w:rsidR="00000000">
        <w:t xml:space="preserve"> </w:t>
      </w:r>
      <w:r w:rsidR="0026605A">
        <w:t>designado</w:t>
      </w:r>
      <w:r w:rsidR="00000000">
        <w:t xml:space="preserve"> número 6, y al arribar al aeropuerto de Heathrow, de Londres, manifestó ser turista y haber rentado un departamento en Fulham ― Hizo una pausa ― Un barrio caro londinense. Es toda la información de tu prima </w:t>
      </w:r>
      <w:r w:rsidR="00462522">
        <w:t>que</w:t>
      </w:r>
      <w:r w:rsidR="00000000">
        <w:t xml:space="preserve"> tengo para ti. Si quieres un pendrive te lo puedo dar, le dijo Mary, cerrando la computadora y recostándose en el del </w:t>
      </w:r>
      <w:r w:rsidR="0026605A">
        <w:t>sillón</w:t>
      </w:r>
      <w:r w:rsidR="00000000">
        <w:t>.</w:t>
      </w:r>
    </w:p>
    <w:p w14:paraId="1DD6D700" w14:textId="3D2B5CCC" w:rsidR="00165010" w:rsidRDefault="00000000">
      <w:pPr>
        <w:ind w:left="720"/>
        <w:rPr>
          <w:rPrChange w:id="755" w:author="Author" w:date="2024-06-26T12:40:00Z">
            <w:rPr>
              <w:sz w:val="28"/>
            </w:rPr>
          </w:rPrChange>
        </w:rPr>
      </w:pPr>
      <w:r>
        <w:t xml:space="preserve">Kevin, por un par de segundos no supo </w:t>
      </w:r>
      <w:r w:rsidR="00462522">
        <w:t>que</w:t>
      </w:r>
      <w:r>
        <w:t xml:space="preserve"> decir, sólo negaba con la cabeza.</w:t>
      </w:r>
    </w:p>
    <w:p w14:paraId="5602CA6E" w14:textId="16A2DB8D" w:rsidR="00165010" w:rsidRDefault="00422D18">
      <w:pPr>
        <w:ind w:left="720"/>
        <w:rPr>
          <w:rPrChange w:id="756" w:author="Author" w:date="2024-06-26T12:40:00Z">
            <w:rPr>
              <w:sz w:val="28"/>
            </w:rPr>
          </w:rPrChange>
        </w:rPr>
      </w:pPr>
      <w:r>
        <w:t xml:space="preserve">― Nada de lo </w:t>
      </w:r>
      <w:r w:rsidR="00462522">
        <w:t>que</w:t>
      </w:r>
      <w:r>
        <w:t xml:space="preserve"> habías manifestado de tu prima es verdad. ¿No?, le preguntó Mary.</w:t>
      </w:r>
    </w:p>
    <w:p w14:paraId="441CB6FA" w14:textId="4A7A638A" w:rsidR="00165010" w:rsidRDefault="00422D18">
      <w:pPr>
        <w:ind w:left="720"/>
        <w:rPr>
          <w:rPrChange w:id="757" w:author="Author" w:date="2024-06-26T12:40:00Z">
            <w:rPr>
              <w:sz w:val="28"/>
            </w:rPr>
          </w:rPrChange>
        </w:rPr>
      </w:pPr>
      <w:r>
        <w:t xml:space="preserve">― ¿A </w:t>
      </w:r>
      <w:r w:rsidR="00462522">
        <w:t>qué</w:t>
      </w:r>
      <w:r>
        <w:t xml:space="preserve"> te refieres?, le indago el con una mirada llena de interrogantes. </w:t>
      </w:r>
    </w:p>
    <w:p w14:paraId="1CA46692" w14:textId="56F60172" w:rsidR="00165010" w:rsidRDefault="00422D18">
      <w:pPr>
        <w:ind w:left="720"/>
      </w:pPr>
      <w:r>
        <w:t>― Que no vino de Polonia, vino de  y en primera clase, y se alojó en Fulha</w:t>
      </w:r>
      <w:r w:rsidR="0026605A">
        <w:t>m</w:t>
      </w:r>
      <w:r>
        <w:t xml:space="preserve">. Digamos, </w:t>
      </w:r>
      <w:r w:rsidR="00462522">
        <w:t>que</w:t>
      </w:r>
      <w:r>
        <w:t xml:space="preserve"> para alguien </w:t>
      </w:r>
      <w:r w:rsidR="00462522">
        <w:t>que</w:t>
      </w:r>
      <w:r>
        <w:t xml:space="preserve"> viene a trabajar al reino unido para ayudar a sus familiares, no concuerda vivir en ese barrio y no coincide para nada con tu relato. </w:t>
      </w:r>
    </w:p>
    <w:p w14:paraId="69FFA908" w14:textId="48382498" w:rsidR="00165010" w:rsidRDefault="00000000">
      <w:pPr>
        <w:ind w:left="720"/>
        <w:rPr>
          <w:rPrChange w:id="758" w:author="Author" w:date="2024-06-26T12:40:00Z">
            <w:rPr>
              <w:sz w:val="28"/>
            </w:rPr>
          </w:rPrChange>
        </w:rPr>
      </w:pPr>
      <w:r>
        <w:t xml:space="preserve">Ahora </w:t>
      </w:r>
      <w:r w:rsidR="00630DE0">
        <w:t xml:space="preserve">Kate </w:t>
      </w:r>
      <w:r>
        <w:t xml:space="preserve">le clavó la vista </w:t>
      </w:r>
      <w:r w:rsidR="00071913">
        <w:t xml:space="preserve">― </w:t>
      </w:r>
      <w:r>
        <w:t xml:space="preserve">O te mintieron o </w:t>
      </w:r>
      <w:r w:rsidR="00153BA5">
        <w:t>tú</w:t>
      </w:r>
      <w:r>
        <w:t xml:space="preserve"> lo hiciste conmigo.</w:t>
      </w:r>
    </w:p>
    <w:p w14:paraId="10048860" w14:textId="7500D646" w:rsidR="00165010" w:rsidRDefault="00422D18">
      <w:pPr>
        <w:ind w:left="720"/>
        <w:rPr>
          <w:rPrChange w:id="759" w:author="Author" w:date="2024-06-26T12:40:00Z">
            <w:rPr>
              <w:sz w:val="28"/>
            </w:rPr>
          </w:rPrChange>
        </w:rPr>
      </w:pPr>
      <w:r>
        <w:t xml:space="preserve">― Las dos cosas, le contestó Kevin, exhalando todo lo </w:t>
      </w:r>
      <w:r w:rsidR="00153BA5">
        <w:t>que</w:t>
      </w:r>
      <w:r>
        <w:t xml:space="preserve"> pudo.</w:t>
      </w:r>
    </w:p>
    <w:p w14:paraId="18F09701" w14:textId="33A1FF95" w:rsidR="00165010" w:rsidRDefault="00422D18">
      <w:pPr>
        <w:ind w:left="720"/>
        <w:rPr>
          <w:rPrChange w:id="760" w:author="Author" w:date="2024-06-26T12:40:00Z">
            <w:rPr>
              <w:sz w:val="28"/>
            </w:rPr>
          </w:rPrChange>
        </w:rPr>
      </w:pPr>
      <w:r>
        <w:t>― ¿</w:t>
      </w:r>
      <w:r w:rsidR="00462522">
        <w:t>Por qué</w:t>
      </w:r>
      <w:r>
        <w:t>?, le indagó ella.</w:t>
      </w:r>
    </w:p>
    <w:p w14:paraId="60DDC9D1" w14:textId="620F3790" w:rsidR="00165010" w:rsidRDefault="00422D18">
      <w:pPr>
        <w:ind w:left="720"/>
        <w:rPr>
          <w:rPrChange w:id="761" w:author="Author" w:date="2024-06-26T12:40:00Z">
            <w:rPr>
              <w:sz w:val="28"/>
            </w:rPr>
          </w:rPrChange>
        </w:rPr>
      </w:pPr>
      <w:r>
        <w:t xml:space="preserve">― </w:t>
      </w:r>
      <w:r w:rsidR="00462522">
        <w:t>Porque</w:t>
      </w:r>
      <w:r>
        <w:t xml:space="preserve"> no estaba seguro </w:t>
      </w:r>
      <w:r w:rsidR="00462522">
        <w:t>que</w:t>
      </w:r>
      <w:r>
        <w:t xml:space="preserve"> me ibas a ayudar. Solamente buscaba información de ella. No es mi prima.</w:t>
      </w:r>
    </w:p>
    <w:p w14:paraId="37944991" w14:textId="7DFE63CD" w:rsidR="00165010" w:rsidRDefault="00422D18">
      <w:pPr>
        <w:ind w:left="720"/>
        <w:rPr>
          <w:rPrChange w:id="762" w:author="Author" w:date="2024-06-26T12:40:00Z">
            <w:rPr>
              <w:sz w:val="28"/>
            </w:rPr>
          </w:rPrChange>
        </w:rPr>
      </w:pPr>
      <w:r>
        <w:t xml:space="preserve">―  ¿Y, entonces, </w:t>
      </w:r>
      <w:r w:rsidR="00153BA5">
        <w:t>quién</w:t>
      </w:r>
      <w:r>
        <w:t xml:space="preserve"> es? Le indagó Mary.</w:t>
      </w:r>
    </w:p>
    <w:p w14:paraId="4ED71611" w14:textId="735BA1EC" w:rsidR="00165010" w:rsidRDefault="00422D18">
      <w:pPr>
        <w:ind w:left="720"/>
        <w:rPr>
          <w:rPrChange w:id="763" w:author="Author" w:date="2024-06-26T12:40:00Z">
            <w:rPr>
              <w:sz w:val="28"/>
            </w:rPr>
          </w:rPrChange>
        </w:rPr>
      </w:pPr>
      <w:r>
        <w:t xml:space="preserve">― Es alguien </w:t>
      </w:r>
      <w:r w:rsidR="00462522">
        <w:t>que</w:t>
      </w:r>
      <w:r>
        <w:t xml:space="preserve"> me enamoré y fuimos felices en un corto tiempo, pero algo extraño sucedido de repente.</w:t>
      </w:r>
    </w:p>
    <w:p w14:paraId="2C767493" w14:textId="440DA48C" w:rsidR="00165010" w:rsidRDefault="00000000">
      <w:pPr>
        <w:ind w:left="720"/>
        <w:rPr>
          <w:rPrChange w:id="764" w:author="Author" w:date="2024-06-26T12:40:00Z">
            <w:rPr>
              <w:sz w:val="28"/>
            </w:rPr>
          </w:rPrChange>
        </w:rPr>
      </w:pPr>
      <w:r>
        <w:t xml:space="preserve">Kevin le confesó a </w:t>
      </w:r>
      <w:r w:rsidR="00630DE0">
        <w:t xml:space="preserve">Kate </w:t>
      </w:r>
      <w:r>
        <w:t xml:space="preserve">todo lo </w:t>
      </w:r>
      <w:r w:rsidR="00462522">
        <w:t>que</w:t>
      </w:r>
      <w:r>
        <w:t xml:space="preserve"> había sucedido con </w:t>
      </w:r>
      <w:r w:rsidR="003C63D1">
        <w:t>Janica</w:t>
      </w:r>
      <w:r>
        <w:t xml:space="preserve"> y el repentino alejamiento de ella </w:t>
      </w:r>
      <w:r w:rsidR="004B609E">
        <w:t>sin</w:t>
      </w:r>
      <w:r>
        <w:t xml:space="preserve"> un motivo aparente para no volverlo a ver </w:t>
      </w:r>
      <w:r w:rsidR="00071913">
        <w:t xml:space="preserve">― </w:t>
      </w:r>
      <w:r>
        <w:t xml:space="preserve">Siempre hablaba de su familia en Polonia por la cual había venido al reino unido a trabajar y mandarle dinero. </w:t>
      </w:r>
      <w:r w:rsidR="003C63D1">
        <w:t>Janica</w:t>
      </w:r>
      <w:r>
        <w:t xml:space="preserve"> es una joven muy atractiva e inteligente, y, además, domina a la perfección el </w:t>
      </w:r>
      <w:r w:rsidR="00153BA5">
        <w:t>inglés</w:t>
      </w:r>
      <w:r>
        <w:t xml:space="preserve">, no daba para </w:t>
      </w:r>
      <w:r w:rsidR="00462522">
        <w:t>que</w:t>
      </w:r>
      <w:r>
        <w:t xml:space="preserve"> fuese a trabajar a un burdel, señalado por la droga y la prostitución.</w:t>
      </w:r>
    </w:p>
    <w:p w14:paraId="5763028B" w14:textId="59E53BC1" w:rsidR="00165010" w:rsidRDefault="00422D18">
      <w:pPr>
        <w:ind w:left="720"/>
        <w:rPr>
          <w:rPrChange w:id="765" w:author="Author" w:date="2024-06-26T12:40:00Z">
            <w:rPr>
              <w:sz w:val="28"/>
            </w:rPr>
          </w:rPrChange>
        </w:rPr>
      </w:pPr>
      <w:r>
        <w:t xml:space="preserve">― ¿Y </w:t>
      </w:r>
      <w:r w:rsidR="00462522">
        <w:t>qué</w:t>
      </w:r>
      <w:r>
        <w:t xml:space="preserve"> crees </w:t>
      </w:r>
      <w:r w:rsidR="00462522">
        <w:t>que</w:t>
      </w:r>
      <w:r>
        <w:t xml:space="preserve"> paso con ella?, le preguntó Mary, cruzada de brazos.</w:t>
      </w:r>
    </w:p>
    <w:p w14:paraId="0C6571DB" w14:textId="755E5631" w:rsidR="00165010" w:rsidRDefault="00000000">
      <w:pPr>
        <w:ind w:left="720"/>
        <w:rPr>
          <w:rPrChange w:id="766" w:author="Author" w:date="2024-06-26T12:40:00Z">
            <w:rPr>
              <w:sz w:val="28"/>
            </w:rPr>
          </w:rPrChange>
        </w:rPr>
      </w:pPr>
      <w:r>
        <w:t xml:space="preserve">Kevin, negó con la cabeza </w:t>
      </w:r>
      <w:r w:rsidR="00071913">
        <w:t xml:space="preserve">― </w:t>
      </w:r>
      <w:r>
        <w:t xml:space="preserve">No lo se. De repente, todo fue muy raro, muy confuso en su comportamiento, y </w:t>
      </w:r>
      <w:r w:rsidR="004B609E">
        <w:t>aunque</w:t>
      </w:r>
      <w:r>
        <w:t xml:space="preserve"> intentaba comprenderla, la barrera </w:t>
      </w:r>
      <w:r w:rsidR="00462522">
        <w:t>que</w:t>
      </w:r>
      <w:r>
        <w:t xml:space="preserve"> ella levantaba se volvía cada vez más impenetrable, entonces, me propuse investigarla desde </w:t>
      </w:r>
      <w:r w:rsidR="00153BA5">
        <w:t>que</w:t>
      </w:r>
      <w:r>
        <w:t xml:space="preserve"> llegó a Londres. Lo demás ya lo </w:t>
      </w:r>
      <w:r w:rsidR="004B609E">
        <w:t>sabes</w:t>
      </w:r>
      <w:r>
        <w:t xml:space="preserve">. Me mintió.    </w:t>
      </w:r>
    </w:p>
    <w:p w14:paraId="2ACD8C7E" w14:textId="6B52EA14" w:rsidR="00165010" w:rsidRDefault="00422D18">
      <w:pPr>
        <w:ind w:left="720"/>
        <w:rPr>
          <w:rPrChange w:id="767" w:author="Author" w:date="2024-06-26T12:40:00Z">
            <w:rPr>
              <w:sz w:val="28"/>
            </w:rPr>
          </w:rPrChange>
        </w:rPr>
      </w:pPr>
      <w:r>
        <w:t xml:space="preserve">― Emigraciones </w:t>
      </w:r>
      <w:r w:rsidR="00153BA5">
        <w:t>está</w:t>
      </w:r>
      <w:r>
        <w:t xml:space="preserve"> conectado con Interpol internacional </w:t>
      </w:r>
      <w:r w:rsidR="00462522">
        <w:t>que</w:t>
      </w:r>
      <w:r>
        <w:t xml:space="preserve"> puede hacer un seguimiento de la persona extrajera arribada al Reino Unido, le informó Mary.</w:t>
      </w:r>
    </w:p>
    <w:p w14:paraId="2A937E83" w14:textId="5B2EB01E" w:rsidR="00165010" w:rsidRDefault="00422D18">
      <w:pPr>
        <w:ind w:left="720"/>
        <w:rPr>
          <w:rPrChange w:id="768" w:author="Author" w:date="2024-06-26T12:40:00Z">
            <w:rPr>
              <w:sz w:val="28"/>
            </w:rPr>
          </w:rPrChange>
        </w:rPr>
      </w:pPr>
      <w:r>
        <w:t xml:space="preserve">― No, para nada, no pasa más </w:t>
      </w:r>
      <w:r w:rsidR="00462522">
        <w:t>que</w:t>
      </w:r>
      <w:r>
        <w:t xml:space="preserve"> una mentira entre parejas, trataré de averiguar algo más sobre </w:t>
      </w:r>
      <w:r w:rsidR="003C63D1">
        <w:t>Janica</w:t>
      </w:r>
      <w:r>
        <w:t xml:space="preserve"> y después me alejaré de ella, recordando los buenos momentos </w:t>
      </w:r>
      <w:r w:rsidR="00462522">
        <w:t>que</w:t>
      </w:r>
      <w:r>
        <w:t xml:space="preserve"> pasamos juntos.</w:t>
      </w:r>
    </w:p>
    <w:p w14:paraId="77693F07" w14:textId="50AA3BE3" w:rsidR="00165010" w:rsidRDefault="00422D18">
      <w:pPr>
        <w:ind w:left="720"/>
      </w:pPr>
      <w:r>
        <w:t xml:space="preserve">― De acuerdo, es tu </w:t>
      </w:r>
      <w:r w:rsidR="00153BA5">
        <w:t>decisión</w:t>
      </w:r>
      <w:r>
        <w:t xml:space="preserve">, pero te diré lo </w:t>
      </w:r>
      <w:r w:rsidR="00153BA5">
        <w:t>que</w:t>
      </w:r>
      <w:r>
        <w:t xml:space="preserve"> pienso, ¿Estas antes un conflicto normal de una pareja, o hay algo oscuro y </w:t>
      </w:r>
      <w:r w:rsidR="00153BA5">
        <w:t>siniestro</w:t>
      </w:r>
      <w:r>
        <w:t xml:space="preserve"> detrás de ella?</w:t>
      </w:r>
    </w:p>
    <w:p w14:paraId="1BA3EEC6" w14:textId="7C80DDEE" w:rsidR="00165010" w:rsidRDefault="00000000">
      <w:pPr>
        <w:ind w:left="720"/>
        <w:rPr>
          <w:rPrChange w:id="769" w:author="Author" w:date="2024-06-26T12:40:00Z">
            <w:rPr>
              <w:sz w:val="28"/>
            </w:rPr>
          </w:rPrChange>
        </w:rPr>
      </w:pPr>
      <w:r>
        <w:lastRenderedPageBreak/>
        <w:t xml:space="preserve">Kevin le clavó los ojos, con un gesto serio, después, lo cambio por una sonrisa </w:t>
      </w:r>
      <w:r w:rsidR="00071913">
        <w:t xml:space="preserve">― </w:t>
      </w:r>
      <w:r>
        <w:t xml:space="preserve">Seguramente, aquí en emigraciones tienes muchas historias de </w:t>
      </w:r>
      <w:r w:rsidR="00462522">
        <w:t>que</w:t>
      </w:r>
      <w:r>
        <w:t xml:space="preserve"> contar, pero nada de eso no </w:t>
      </w:r>
      <w:r w:rsidR="00153BA5">
        <w:t>está</w:t>
      </w:r>
      <w:r>
        <w:t xml:space="preserve"> sucediendo, solamente, mentiras piadosas y </w:t>
      </w:r>
      <w:r w:rsidR="00462522">
        <w:t>que</w:t>
      </w:r>
      <w:r>
        <w:t xml:space="preserve"> muy pronto voy a descubrir.</w:t>
      </w:r>
    </w:p>
    <w:p w14:paraId="7B0BE5E3" w14:textId="74B7890A" w:rsidR="00165010" w:rsidRPr="00422D18" w:rsidRDefault="00630DE0">
      <w:pPr>
        <w:ind w:left="720"/>
      </w:pPr>
      <w:r>
        <w:t xml:space="preserve">Kate </w:t>
      </w:r>
      <w:r w:rsidR="00F54961">
        <w:t>asintió</w:t>
      </w:r>
      <w:r w:rsidR="00000000">
        <w:t xml:space="preserve"> con la cabeza no muy convencida. Se levantó y le dio un abrazo.</w:t>
      </w:r>
    </w:p>
    <w:p w14:paraId="127F2C01" w14:textId="7D5527D8" w:rsidR="00165010" w:rsidRPr="00422D18" w:rsidRDefault="00422D18">
      <w:pPr>
        <w:ind w:left="720"/>
      </w:pPr>
      <w:r>
        <w:t xml:space="preserve">― Buena suerte, Kevin, sí me </w:t>
      </w:r>
      <w:r w:rsidR="0026605A">
        <w:t>necesitas</w:t>
      </w:r>
      <w:r>
        <w:t xml:space="preserve"> no tienes más </w:t>
      </w:r>
      <w:r w:rsidR="00462522">
        <w:t>que</w:t>
      </w:r>
      <w:r>
        <w:t xml:space="preserve"> llamarme.</w:t>
      </w:r>
    </w:p>
    <w:p w14:paraId="33C7E3A0" w14:textId="1200827B" w:rsidR="00165010" w:rsidRPr="00422D18" w:rsidRDefault="00422D18">
      <w:pPr>
        <w:ind w:left="720"/>
      </w:pPr>
      <w:r>
        <w:t xml:space="preserve">― Lo </w:t>
      </w:r>
      <w:r w:rsidR="00153BA5">
        <w:t>sé</w:t>
      </w:r>
      <w:r>
        <w:t xml:space="preserve">, gracias por todo el tiempo </w:t>
      </w:r>
      <w:r w:rsidR="00462522">
        <w:t>que</w:t>
      </w:r>
      <w:r>
        <w:t xml:space="preserve"> te hice perder, le dijo y se alejó.</w:t>
      </w:r>
    </w:p>
    <w:p w14:paraId="167452FC" w14:textId="156C7B75" w:rsidR="00165010" w:rsidRDefault="00630DE0">
      <w:pPr>
        <w:ind w:left="720"/>
        <w:rPr>
          <w:rPrChange w:id="770" w:author="Author" w:date="2024-06-26T12:40:00Z">
            <w:rPr>
              <w:sz w:val="28"/>
            </w:rPr>
          </w:rPrChange>
        </w:rPr>
      </w:pPr>
      <w:r>
        <w:t xml:space="preserve">Kate </w:t>
      </w:r>
      <w:r w:rsidR="00000000">
        <w:t xml:space="preserve">lo observó </w:t>
      </w:r>
      <w:r w:rsidR="00153BA5">
        <w:t>cómo</w:t>
      </w:r>
      <w:r w:rsidR="00000000">
        <w:t xml:space="preserve"> se perdía tendrás de una puerta vidriada y llamó a alguien de su entorno </w:t>
      </w:r>
      <w:r w:rsidR="00071913">
        <w:t xml:space="preserve">― </w:t>
      </w:r>
      <w:r w:rsidR="00000000">
        <w:t xml:space="preserve">Cuando tengas un minuto de tiempo ven a verme, </w:t>
      </w:r>
      <w:r w:rsidR="00462522">
        <w:t>que</w:t>
      </w:r>
      <w:r w:rsidR="00000000">
        <w:t xml:space="preserve"> te quiero </w:t>
      </w:r>
    </w:p>
    <w:p w14:paraId="4016C801" w14:textId="4768190B" w:rsidR="00852C1B" w:rsidRDefault="00000000">
      <w:pPr>
        <w:ind w:left="720"/>
      </w:pPr>
      <w:r>
        <w:t xml:space="preserve">comentar algo </w:t>
      </w:r>
      <w:r w:rsidR="00462522">
        <w:t>que</w:t>
      </w:r>
      <w:r>
        <w:t xml:space="preserve"> no deja de ser importante y </w:t>
      </w:r>
      <w:r w:rsidR="00462522">
        <w:t>que</w:t>
      </w:r>
      <w:r>
        <w:t>, seguramente, te puede llegar a sorprender.</w:t>
      </w:r>
      <w:r w:rsidR="00852C1B">
        <w:br w:type="page"/>
      </w:r>
      <w:r>
        <w:lastRenderedPageBreak/>
        <w:t xml:space="preserve">Steven Nolan, no </w:t>
      </w:r>
      <w:r w:rsidR="00F54961">
        <w:t>quedó</w:t>
      </w:r>
      <w:r>
        <w:t xml:space="preserve"> sorprendido por el relato final de Kevin sobre la historia de </w:t>
      </w:r>
      <w:r w:rsidR="003C63D1">
        <w:t>Janica</w:t>
      </w:r>
      <w:r>
        <w:t xml:space="preserve">. Sin bien la conocía a través de lo </w:t>
      </w:r>
      <w:r w:rsidR="00153BA5">
        <w:t>que</w:t>
      </w:r>
      <w:r>
        <w:t xml:space="preserve"> contaba su amigo, no lo veía con tanto misterio el pasado de </w:t>
      </w:r>
      <w:r w:rsidR="003C63D1">
        <w:t>Janica</w:t>
      </w:r>
      <w:r>
        <w:t xml:space="preserve">. </w:t>
      </w:r>
    </w:p>
    <w:p w14:paraId="769D693D" w14:textId="2A57DDC0" w:rsidR="00165010" w:rsidRDefault="00422D18">
      <w:pPr>
        <w:ind w:left="720"/>
        <w:rPr>
          <w:rPrChange w:id="771" w:author="Author" w:date="2024-06-26T12:40:00Z">
            <w:rPr>
              <w:sz w:val="28"/>
            </w:rPr>
          </w:rPrChange>
        </w:rPr>
      </w:pPr>
      <w:r>
        <w:t xml:space="preserve">― Algunas veces mentimos sobre nuestro pasado. No te va a cambiar nada, sí ella vino en primera de Moscú, y no lo hizo de  hay muchas de cosas </w:t>
      </w:r>
      <w:r w:rsidR="00462522">
        <w:t>que</w:t>
      </w:r>
      <w:r>
        <w:t xml:space="preserve"> pudieron  haber sucedido antes del viaje. Que te de la reserva un pariente o algún amigo </w:t>
      </w:r>
      <w:r w:rsidR="00462522">
        <w:t>que</w:t>
      </w:r>
      <w:r>
        <w:t xml:space="preserve"> a </w:t>
      </w:r>
      <w:r w:rsidR="00E95E18">
        <w:t>último</w:t>
      </w:r>
      <w:r>
        <w:t xml:space="preserve"> momento no pudieron viajar, además, sobre sí fue a un barrio caro y no conoces Londres, lo podes justificar y...</w:t>
      </w:r>
    </w:p>
    <w:p w14:paraId="0FDB300A" w14:textId="688972A8" w:rsidR="00165010" w:rsidRDefault="00000000">
      <w:pPr>
        <w:ind w:left="720"/>
        <w:rPr>
          <w:rPrChange w:id="772" w:author="Author" w:date="2024-06-26T12:40:00Z">
            <w:rPr>
              <w:sz w:val="28"/>
            </w:rPr>
          </w:rPrChange>
        </w:rPr>
      </w:pPr>
      <w:r>
        <w:t xml:space="preserve">Kevin lo interrumpió </w:t>
      </w:r>
      <w:r w:rsidR="00071913">
        <w:t xml:space="preserve">― </w:t>
      </w:r>
      <w:r>
        <w:t xml:space="preserve">Me mintió del primer momento </w:t>
      </w:r>
      <w:r w:rsidR="003060D5">
        <w:t>Steven</w:t>
      </w:r>
      <w:r>
        <w:t xml:space="preserve">, hay algo en su vida </w:t>
      </w:r>
      <w:r w:rsidR="00462522">
        <w:t>que</w:t>
      </w:r>
      <w:r>
        <w:t xml:space="preserve"> no quiere develar. Se </w:t>
      </w:r>
      <w:r w:rsidR="00462522">
        <w:t>que</w:t>
      </w:r>
      <w:r>
        <w:t xml:space="preserve"> su cariño hacía mi fue </w:t>
      </w:r>
      <w:r w:rsidR="004B609E">
        <w:t>sincero</w:t>
      </w:r>
      <w:r>
        <w:t xml:space="preserve">, pero el repentino alejamiento y las actitudes posteriores </w:t>
      </w:r>
      <w:r w:rsidR="00462522">
        <w:t>que</w:t>
      </w:r>
      <w:r>
        <w:t xml:space="preserve"> tubo me dejan muchas dudas.</w:t>
      </w:r>
    </w:p>
    <w:p w14:paraId="66CEB23E" w14:textId="6886D91C" w:rsidR="00165010" w:rsidRDefault="00071913">
      <w:pPr>
        <w:ind w:left="720"/>
        <w:rPr>
          <w:rPrChange w:id="773" w:author="Author" w:date="2024-06-26T12:40:00Z">
            <w:rPr>
              <w:sz w:val="28"/>
            </w:rPr>
          </w:rPrChange>
        </w:rPr>
      </w:pPr>
      <w:r>
        <w:t xml:space="preserve">― </w:t>
      </w:r>
      <w:r w:rsidR="004172AE">
        <w:t xml:space="preserve">¿Qué </w:t>
      </w:r>
      <w:r w:rsidR="00000000">
        <w:t>clase de dudas?</w:t>
      </w:r>
    </w:p>
    <w:p w14:paraId="2298E0B9" w14:textId="1C935160" w:rsidR="00165010" w:rsidRDefault="00422D18">
      <w:pPr>
        <w:ind w:left="720"/>
        <w:rPr>
          <w:rPrChange w:id="774" w:author="Author" w:date="2024-06-26T12:40:00Z">
            <w:rPr>
              <w:sz w:val="28"/>
            </w:rPr>
          </w:rPrChange>
        </w:rPr>
      </w:pPr>
      <w:r>
        <w:t xml:space="preserve">― Que hay dos </w:t>
      </w:r>
      <w:r w:rsidR="003C63D1">
        <w:t>Janica</w:t>
      </w:r>
      <w:r>
        <w:t xml:space="preserve">, la </w:t>
      </w:r>
      <w:r w:rsidR="00462522">
        <w:t>que</w:t>
      </w:r>
      <w:r>
        <w:t xml:space="preserve"> me brindó cariño y sueños y la </w:t>
      </w:r>
      <w:r w:rsidR="00462522">
        <w:t>que</w:t>
      </w:r>
      <w:r>
        <w:t xml:space="preserve"> oculta su pasado.</w:t>
      </w:r>
    </w:p>
    <w:p w14:paraId="5DF1D7C5" w14:textId="62867928" w:rsidR="00165010" w:rsidRDefault="00422D18">
      <w:pPr>
        <w:ind w:left="720"/>
        <w:rPr>
          <w:rPrChange w:id="775" w:author="Author" w:date="2024-06-26T12:40:00Z">
            <w:rPr>
              <w:sz w:val="28"/>
            </w:rPr>
          </w:rPrChange>
        </w:rPr>
      </w:pPr>
      <w:r>
        <w:t xml:space="preserve">― Si hay algún secreto de su pasado </w:t>
      </w:r>
      <w:r w:rsidR="00462522">
        <w:t>que</w:t>
      </w:r>
      <w:r>
        <w:t xml:space="preserve"> no te lo quiere revelar, y prefiere el alejamiento, seguramente, lo hace para no verte sufrir. Que piensas hacer, torturarte, cuando vas a Golden Lace y la veas con hombres </w:t>
      </w:r>
      <w:r w:rsidR="00462522">
        <w:t>que</w:t>
      </w:r>
      <w:r>
        <w:t xml:space="preserve"> la manosean y se quieran acostar con ella, u olvidarla </w:t>
      </w:r>
      <w:r w:rsidR="00153BA5">
        <w:t>borrándola</w:t>
      </w:r>
      <w:r>
        <w:t xml:space="preserve"> de tu mente, le indagó </w:t>
      </w:r>
      <w:r w:rsidR="003060D5">
        <w:t>Steven</w:t>
      </w:r>
      <w:r>
        <w:t xml:space="preserve">. </w:t>
      </w:r>
    </w:p>
    <w:p w14:paraId="21EF941C" w14:textId="77777777" w:rsidR="00165010" w:rsidRDefault="00422D18">
      <w:pPr>
        <w:ind w:left="720"/>
        <w:rPr>
          <w:rPrChange w:id="776" w:author="Author" w:date="2024-06-26T12:40:00Z">
            <w:rPr>
              <w:sz w:val="28"/>
            </w:rPr>
          </w:rPrChange>
        </w:rPr>
      </w:pPr>
      <w:r>
        <w:t>― ¿Como lo hago?, le contestó Kevin, con una voz ausente.</w:t>
      </w:r>
    </w:p>
    <w:p w14:paraId="7F11AD17" w14:textId="77777777" w:rsidR="00165010" w:rsidRDefault="00422D18">
      <w:pPr>
        <w:ind w:left="720"/>
        <w:rPr>
          <w:rPrChange w:id="777" w:author="Author" w:date="2024-06-26T12:40:00Z">
            <w:rPr>
              <w:sz w:val="28"/>
            </w:rPr>
          </w:rPrChange>
        </w:rPr>
      </w:pPr>
      <w:r>
        <w:t>― No yendo más a Golden Lace, o ausentarte de Colchester por un tiempo.</w:t>
      </w:r>
    </w:p>
    <w:p w14:paraId="642A5107" w14:textId="77777777" w:rsidR="00165010" w:rsidRDefault="00422D18">
      <w:pPr>
        <w:ind w:left="720"/>
        <w:rPr>
          <w:rPrChange w:id="778" w:author="Author" w:date="2024-06-26T12:40:00Z">
            <w:rPr>
              <w:sz w:val="28"/>
            </w:rPr>
          </w:rPrChange>
        </w:rPr>
      </w:pPr>
      <w:r>
        <w:t>― No podría hacerlo es como dejarla desprotegida, le contestó el.</w:t>
      </w:r>
    </w:p>
    <w:p w14:paraId="4673552E" w14:textId="065C6154" w:rsidR="00165010" w:rsidRDefault="00422D18">
      <w:pPr>
        <w:ind w:left="720"/>
        <w:rPr>
          <w:rPrChange w:id="779" w:author="Author" w:date="2024-06-26T12:40:00Z">
            <w:rPr>
              <w:sz w:val="28"/>
            </w:rPr>
          </w:rPrChange>
        </w:rPr>
      </w:pPr>
      <w:r>
        <w:t xml:space="preserve">― ¿De </w:t>
      </w:r>
      <w:r w:rsidR="00462522">
        <w:t>qué</w:t>
      </w:r>
      <w:r>
        <w:t xml:space="preserve"> </w:t>
      </w:r>
      <w:r w:rsidR="00153BA5">
        <w:t>estás</w:t>
      </w:r>
      <w:r>
        <w:t xml:space="preserve"> hablando? Ella ya no quiere tener más relaciones contigo, le dijo </w:t>
      </w:r>
      <w:r w:rsidR="003060D5">
        <w:t>Steven</w:t>
      </w:r>
      <w:r>
        <w:t xml:space="preserve"> con dureza.</w:t>
      </w:r>
    </w:p>
    <w:p w14:paraId="5197A52B" w14:textId="77777777" w:rsidR="00165010" w:rsidRDefault="00000000">
      <w:pPr>
        <w:ind w:left="720"/>
        <w:rPr>
          <w:rPrChange w:id="780" w:author="Author" w:date="2024-06-26T12:40:00Z">
            <w:rPr>
              <w:sz w:val="28"/>
            </w:rPr>
          </w:rPrChange>
        </w:rPr>
      </w:pPr>
      <w:r>
        <w:t>Kevin agachó la cabeza y no le contestó.</w:t>
      </w:r>
    </w:p>
    <w:p w14:paraId="41A84C32" w14:textId="6A378A7D" w:rsidR="00165010" w:rsidRDefault="00422D18">
      <w:pPr>
        <w:ind w:left="720"/>
        <w:rPr>
          <w:rPrChange w:id="781" w:author="Author" w:date="2024-06-26T12:40:00Z">
            <w:rPr>
              <w:sz w:val="28"/>
            </w:rPr>
          </w:rPrChange>
        </w:rPr>
      </w:pPr>
      <w:r>
        <w:t xml:space="preserve">― Lo </w:t>
      </w:r>
      <w:r w:rsidR="00F01BE6">
        <w:t>siento</w:t>
      </w:r>
      <w:r>
        <w:t xml:space="preserve">, Kevin, no quise herirte, pero esta es la realidad, le dijo </w:t>
      </w:r>
      <w:r w:rsidR="003060D5">
        <w:t>Steven</w:t>
      </w:r>
      <w:r>
        <w:t>, poniéndole la mano en el hombro.</w:t>
      </w:r>
    </w:p>
    <w:p w14:paraId="75038A11" w14:textId="0F46FE92" w:rsidR="00852C1B" w:rsidRDefault="00000000">
      <w:pPr>
        <w:ind w:left="720"/>
      </w:pPr>
      <w:r>
        <w:t xml:space="preserve">Kevin </w:t>
      </w:r>
      <w:r w:rsidR="00F54961">
        <w:t>asintió</w:t>
      </w:r>
      <w:r>
        <w:t xml:space="preserve"> con la cabeza </w:t>
      </w:r>
      <w:r w:rsidR="00071913">
        <w:t xml:space="preserve">― </w:t>
      </w:r>
      <w:r>
        <w:t xml:space="preserve">Algunas realidades duelen, </w:t>
      </w:r>
      <w:r w:rsidR="004B609E">
        <w:t>aunque</w:t>
      </w:r>
      <w:r>
        <w:t xml:space="preserve"> no las aceptes.</w:t>
      </w:r>
      <w:r w:rsidR="00852C1B">
        <w:br w:type="page"/>
      </w:r>
      <w:r w:rsidR="00422D18">
        <w:lastRenderedPageBreak/>
        <w:t xml:space="preserve">― La instalación de agua pesada subterránea </w:t>
      </w:r>
      <w:r w:rsidR="00462522">
        <w:t>que</w:t>
      </w:r>
      <w:r w:rsidR="00422D18">
        <w:t xml:space="preserve"> estamos construyendo, no va hacer para nada fácil terminarla en los términos previstos, le dijo el ingeniero Robert </w:t>
      </w:r>
      <w:r w:rsidR="00702ABC">
        <w:t>Lynch</w:t>
      </w:r>
      <w:r w:rsidR="00422D18">
        <w:t xml:space="preserve"> a su compañero, sentado en una mesa de Golden Lace, tomando una cerveza.</w:t>
      </w:r>
    </w:p>
    <w:p w14:paraId="56EF4808" w14:textId="1A56A940" w:rsidR="00165010" w:rsidRDefault="00422D18">
      <w:pPr>
        <w:ind w:left="720"/>
        <w:rPr>
          <w:rPrChange w:id="782" w:author="Author" w:date="2024-06-26T12:40:00Z">
            <w:rPr>
              <w:sz w:val="28"/>
            </w:rPr>
          </w:rPrChange>
        </w:rPr>
      </w:pPr>
      <w:r>
        <w:t>― ¿</w:t>
      </w:r>
      <w:r w:rsidR="00382CF7">
        <w:t>Cuál</w:t>
      </w:r>
      <w:r>
        <w:t xml:space="preserve"> fue el retraso? le contestó, el hombre, canoso y pasado de peso, mientras </w:t>
      </w:r>
      <w:r w:rsidR="003C63D1">
        <w:t>Janica</w:t>
      </w:r>
      <w:r>
        <w:t xml:space="preserve"> les servía dos jarras de cerveza y demoraba en alejarse.</w:t>
      </w:r>
    </w:p>
    <w:p w14:paraId="34AB4109" w14:textId="0F522400" w:rsidR="00165010" w:rsidRDefault="00422D18">
      <w:pPr>
        <w:ind w:left="720"/>
        <w:rPr>
          <w:rPrChange w:id="783" w:author="Author" w:date="2024-06-26T12:40:00Z">
            <w:rPr>
              <w:sz w:val="28"/>
            </w:rPr>
          </w:rPrChange>
        </w:rPr>
      </w:pPr>
      <w:r>
        <w:t xml:space="preserve">― Bueno creo </w:t>
      </w:r>
      <w:r w:rsidR="004172AE">
        <w:t>que</w:t>
      </w:r>
      <w:r>
        <w:t xml:space="preserve"> al </w:t>
      </w:r>
      <w:r w:rsidR="004B609E">
        <w:t>querer</w:t>
      </w:r>
      <w:r>
        <w:t xml:space="preserve"> instalarla bajo tierra, demora más de lo previsto. </w:t>
      </w:r>
    </w:p>
    <w:p w14:paraId="28EABFDA" w14:textId="7F470F68" w:rsidR="00165010" w:rsidRDefault="00422D18">
      <w:pPr>
        <w:ind w:left="720"/>
        <w:rPr>
          <w:rPrChange w:id="784" w:author="Author" w:date="2024-06-26T12:40:00Z">
            <w:rPr>
              <w:sz w:val="28"/>
            </w:rPr>
          </w:rPrChange>
        </w:rPr>
      </w:pPr>
      <w:r>
        <w:t xml:space="preserve">― ¿Y el </w:t>
      </w:r>
      <w:r w:rsidR="005C142E">
        <w:t>propósito</w:t>
      </w:r>
      <w:r>
        <w:t xml:space="preserve"> de la construcción lo </w:t>
      </w:r>
      <w:r w:rsidR="004B609E">
        <w:t>sabes</w:t>
      </w:r>
      <w:r>
        <w:t>?, le preguntó su amigo.</w:t>
      </w:r>
    </w:p>
    <w:p w14:paraId="50CECFE8" w14:textId="02B24E37" w:rsidR="00165010" w:rsidRDefault="00702ABC">
      <w:pPr>
        <w:ind w:left="720"/>
        <w:rPr>
          <w:rPrChange w:id="785" w:author="Author" w:date="2024-06-26T12:40:00Z">
            <w:rPr>
              <w:sz w:val="28"/>
            </w:rPr>
          </w:rPrChange>
        </w:rPr>
      </w:pPr>
      <w:r>
        <w:t>Lynch</w:t>
      </w:r>
      <w:r w:rsidR="00A03699">
        <w:t xml:space="preserve"> hizo gesto a su compañero para </w:t>
      </w:r>
      <w:r w:rsidR="00462522">
        <w:t>que</w:t>
      </w:r>
      <w:r w:rsidR="00A03699">
        <w:t xml:space="preserve"> se acercara y le dijo algo al oído.</w:t>
      </w:r>
    </w:p>
    <w:p w14:paraId="290ADC96" w14:textId="01DE5C21" w:rsidR="00165010" w:rsidRDefault="00000000">
      <w:pPr>
        <w:ind w:left="720"/>
        <w:rPr>
          <w:rPrChange w:id="786" w:author="Author" w:date="2024-06-26T12:40:00Z">
            <w:rPr>
              <w:sz w:val="28"/>
            </w:rPr>
          </w:rPrChange>
        </w:rPr>
      </w:pPr>
      <w:r>
        <w:t xml:space="preserve"> El hombre abrió grande los ojos y no supo </w:t>
      </w:r>
      <w:r w:rsidR="00462522">
        <w:t>que</w:t>
      </w:r>
      <w:r>
        <w:t xml:space="preserve"> decir.</w:t>
      </w:r>
    </w:p>
    <w:p w14:paraId="20BD3026" w14:textId="0243B647" w:rsidR="00165010" w:rsidRDefault="00000000">
      <w:pPr>
        <w:ind w:left="720"/>
        <w:rPr>
          <w:rPrChange w:id="787" w:author="Author" w:date="2024-06-26T12:40:00Z">
            <w:rPr>
              <w:sz w:val="28"/>
            </w:rPr>
          </w:rPrChange>
        </w:rPr>
      </w:pPr>
      <w:r>
        <w:t xml:space="preserve"> De, repente, Robert </w:t>
      </w:r>
      <w:r w:rsidR="00702ABC">
        <w:t>Lynch</w:t>
      </w:r>
      <w:r>
        <w:t xml:space="preserve"> le tomó la muñeca a </w:t>
      </w:r>
      <w:r w:rsidR="003C63D1">
        <w:t>Janica</w:t>
      </w:r>
      <w:r>
        <w:t>.</w:t>
      </w:r>
    </w:p>
    <w:p w14:paraId="14ECEA7D" w14:textId="77777777" w:rsidR="00165010" w:rsidRDefault="00422D18">
      <w:pPr>
        <w:ind w:left="720"/>
        <w:rPr>
          <w:rPrChange w:id="788" w:author="Author" w:date="2024-06-26T12:40:00Z">
            <w:rPr>
              <w:sz w:val="28"/>
            </w:rPr>
          </w:rPrChange>
        </w:rPr>
      </w:pPr>
      <w:r>
        <w:t>― ¿Princesa te puedo esperar esta noche?</w:t>
      </w:r>
    </w:p>
    <w:p w14:paraId="5FEC783A" w14:textId="7A3CD021" w:rsidR="00165010" w:rsidRDefault="003C63D1">
      <w:pPr>
        <w:ind w:left="720"/>
        <w:rPr>
          <w:rPrChange w:id="789" w:author="Author" w:date="2024-06-26T12:40:00Z">
            <w:rPr>
              <w:sz w:val="28"/>
            </w:rPr>
          </w:rPrChange>
        </w:rPr>
      </w:pPr>
      <w:r>
        <w:t>Janica</w:t>
      </w:r>
      <w:r w:rsidR="00D7629C">
        <w:t xml:space="preserve"> le clavó los ojos y se liberó bruscamente de la mano.</w:t>
      </w:r>
    </w:p>
    <w:p w14:paraId="0DCD3977" w14:textId="37BDD50A" w:rsidR="00165010" w:rsidRDefault="00422D18">
      <w:pPr>
        <w:ind w:left="720"/>
      </w:pPr>
      <w:r>
        <w:t xml:space="preserve">― Perdón, dijo </w:t>
      </w:r>
      <w:r w:rsidR="00702ABC">
        <w:t>Lynch</w:t>
      </w:r>
      <w:r>
        <w:t xml:space="preserve"> </w:t>
      </w:r>
      <w:r w:rsidR="00071913">
        <w:t xml:space="preserve">― </w:t>
      </w:r>
      <w:r>
        <w:t xml:space="preserve">Seguramente, fui muy </w:t>
      </w:r>
      <w:r w:rsidR="004172AE">
        <w:t>impulsivo</w:t>
      </w:r>
      <w:r>
        <w:t xml:space="preserve">. Pero la invitación </w:t>
      </w:r>
      <w:r w:rsidR="004172AE">
        <w:t>está</w:t>
      </w:r>
      <w:r>
        <w:t xml:space="preserve"> hecha.</w:t>
      </w:r>
    </w:p>
    <w:p w14:paraId="15224F64" w14:textId="2BABCE57" w:rsidR="00165010" w:rsidRDefault="003C63D1">
      <w:pPr>
        <w:ind w:left="720"/>
        <w:rPr>
          <w:rPrChange w:id="790" w:author="Author" w:date="2024-06-26T12:40:00Z">
            <w:rPr>
              <w:sz w:val="28"/>
            </w:rPr>
          </w:rPrChange>
        </w:rPr>
      </w:pPr>
      <w:r>
        <w:t>Janica</w:t>
      </w:r>
      <w:r w:rsidR="00D7629C">
        <w:t xml:space="preserve"> fingió una sonrisa y cambio su semblante, y le contestó cuando se alejaba </w:t>
      </w:r>
      <w:r w:rsidR="00071913">
        <w:t xml:space="preserve">― </w:t>
      </w:r>
      <w:r w:rsidR="00D7629C">
        <w:t>Hoy no.</w:t>
      </w:r>
    </w:p>
    <w:p w14:paraId="604C7BE7" w14:textId="54EC6F61" w:rsidR="00165010" w:rsidRDefault="00000000">
      <w:pPr>
        <w:ind w:left="720"/>
        <w:rPr>
          <w:rPrChange w:id="791" w:author="Author" w:date="2024-06-26T12:40:00Z">
            <w:rPr>
              <w:sz w:val="28"/>
            </w:rPr>
          </w:rPrChange>
        </w:rPr>
      </w:pPr>
      <w:r>
        <w:t xml:space="preserve">Robert levantó el puño como dando como asentado </w:t>
      </w:r>
      <w:r w:rsidR="00462522">
        <w:t>que</w:t>
      </w:r>
      <w:r>
        <w:t xml:space="preserve"> </w:t>
      </w:r>
      <w:r w:rsidR="00F01BE6">
        <w:t>quería</w:t>
      </w:r>
      <w:r>
        <w:t xml:space="preserve"> salir con el </w:t>
      </w:r>
      <w:r w:rsidR="00071913">
        <w:t xml:space="preserve">― </w:t>
      </w:r>
      <w:r>
        <w:t xml:space="preserve">Creo </w:t>
      </w:r>
      <w:r w:rsidR="004172AE">
        <w:t>que</w:t>
      </w:r>
      <w:r>
        <w:t xml:space="preserve"> la gané, </w:t>
      </w:r>
      <w:r w:rsidR="00153BA5">
        <w:t>será</w:t>
      </w:r>
      <w:r>
        <w:t xml:space="preserve"> cuestión de esperar.</w:t>
      </w:r>
    </w:p>
    <w:p w14:paraId="713A3F2E" w14:textId="104DFA52" w:rsidR="00165010" w:rsidRDefault="00000000">
      <w:pPr>
        <w:ind w:left="720"/>
        <w:rPr>
          <w:rPrChange w:id="792" w:author="Author" w:date="2024-06-26T12:40:00Z">
            <w:rPr>
              <w:sz w:val="28"/>
            </w:rPr>
          </w:rPrChange>
        </w:rPr>
      </w:pPr>
      <w:r>
        <w:t xml:space="preserve"> ― Es hermosa de donde la mires, es una muy buena conquista y sí no eres celoso en algún momento la podemos compartir, le dijo su amigo, tomando de un sorbo la copa </w:t>
      </w:r>
      <w:r w:rsidR="00462522">
        <w:t>que</w:t>
      </w:r>
      <w:r>
        <w:t xml:space="preserve"> tenía frente a </w:t>
      </w:r>
      <w:r w:rsidR="004172AE">
        <w:t>él</w:t>
      </w:r>
      <w:r>
        <w:t>.</w:t>
      </w:r>
    </w:p>
    <w:p w14:paraId="0B39CD12" w14:textId="1B9FD9B4" w:rsidR="00852C1B" w:rsidRDefault="00422D18">
      <w:pPr>
        <w:ind w:left="720"/>
      </w:pPr>
      <w:r>
        <w:t xml:space="preserve">― Estos regalos no se comparten, salvo </w:t>
      </w:r>
      <w:r w:rsidR="00462522">
        <w:t>que</w:t>
      </w:r>
      <w:r>
        <w:t xml:space="preserve"> ella decida lo contrario, le contestó Robert, lanzando una risotada.</w:t>
      </w:r>
      <w:r w:rsidR="00852C1B">
        <w:br w:type="page"/>
      </w:r>
      <w:r>
        <w:lastRenderedPageBreak/>
        <w:t xml:space="preserve">De repente, </w:t>
      </w:r>
      <w:r w:rsidR="003C63D1">
        <w:t>Janica</w:t>
      </w:r>
      <w:r>
        <w:t xml:space="preserve"> se sorprende al ver a Kevin tomando una copa, apoyado en la barrara en Golden Lace. Sintió las ganas de correr a sus brazos y huir juntos del lugar. Pero, pensó, </w:t>
      </w:r>
      <w:r w:rsidR="00462522">
        <w:t>que</w:t>
      </w:r>
      <w:r>
        <w:t xml:space="preserve"> volverlo </w:t>
      </w:r>
      <w:r w:rsidR="004172AE">
        <w:t>a ver</w:t>
      </w:r>
      <w:r>
        <w:t xml:space="preserve"> sería un gran riesgo para la </w:t>
      </w:r>
      <w:r w:rsidR="004172AE">
        <w:t>misión</w:t>
      </w:r>
      <w:r>
        <w:t xml:space="preserve"> </w:t>
      </w:r>
      <w:r w:rsidR="00462522">
        <w:t>que</w:t>
      </w:r>
      <w:r>
        <w:t xml:space="preserve"> estaba realizando. No le cayó para nada bien </w:t>
      </w:r>
      <w:r w:rsidR="00462522">
        <w:t>que</w:t>
      </w:r>
      <w:r>
        <w:t xml:space="preserve"> dos jóvenes se le acercaran y compartieran charlas y tragos en un ambiente de más distendido. Los celos se apoderaron de ella y </w:t>
      </w:r>
      <w:r w:rsidR="004B609E">
        <w:t>sin</w:t>
      </w:r>
      <w:r>
        <w:t xml:space="preserve"> medir consecuencias se acercó a Kevin.</w:t>
      </w:r>
    </w:p>
    <w:p w14:paraId="28F43C4F" w14:textId="7A3A0C43" w:rsidR="00165010" w:rsidRDefault="00422D18">
      <w:pPr>
        <w:ind w:left="720"/>
        <w:rPr>
          <w:rPrChange w:id="793" w:author="Author" w:date="2024-06-26T12:40:00Z">
            <w:rPr>
              <w:sz w:val="28"/>
            </w:rPr>
          </w:rPrChange>
        </w:rPr>
      </w:pPr>
      <w:r>
        <w:t xml:space="preserve">― </w:t>
      </w:r>
      <w:r w:rsidR="004172AE">
        <w:t xml:space="preserve">¿Qué </w:t>
      </w:r>
      <w:r>
        <w:t xml:space="preserve">haces aquí?, le preguntó </w:t>
      </w:r>
      <w:r w:rsidR="003C63D1">
        <w:t>Janica</w:t>
      </w:r>
      <w:r>
        <w:t>, enfrentándolo.</w:t>
      </w:r>
    </w:p>
    <w:p w14:paraId="3CBA5EF1" w14:textId="04055C07" w:rsidR="00165010" w:rsidRDefault="00000000">
      <w:pPr>
        <w:ind w:left="720"/>
      </w:pPr>
      <w:r>
        <w:t xml:space="preserve">El la miró con una sensación de sorpresa </w:t>
      </w:r>
      <w:r w:rsidR="00071913">
        <w:t xml:space="preserve">― </w:t>
      </w:r>
      <w:r>
        <w:t xml:space="preserve">Quien me pude  prohibir </w:t>
      </w:r>
      <w:r w:rsidR="00462522">
        <w:t>que</w:t>
      </w:r>
      <w:r>
        <w:t xml:space="preserve"> venga a Golden Lace a tomar una copa, además, a ti no te molesto, le dijo terminado de beber, mientras, las jóvenes intercambiaron una mirada de sorpresa y se alejaron de ellos.</w:t>
      </w:r>
    </w:p>
    <w:p w14:paraId="54D91EE3" w14:textId="3D510F19" w:rsidR="00165010" w:rsidRDefault="00422D18">
      <w:pPr>
        <w:ind w:left="720"/>
        <w:rPr>
          <w:rPrChange w:id="794" w:author="Author" w:date="2024-06-26T12:40:00Z">
            <w:rPr>
              <w:sz w:val="28"/>
            </w:rPr>
          </w:rPrChange>
        </w:rPr>
      </w:pPr>
      <w:r>
        <w:t xml:space="preserve">― Te haces daño, y yo no quiero </w:t>
      </w:r>
      <w:r w:rsidR="00462522">
        <w:t>que</w:t>
      </w:r>
      <w:r>
        <w:t xml:space="preserve"> sufras, le respondió ella bajando el tono de voz.</w:t>
      </w:r>
    </w:p>
    <w:p w14:paraId="2882D46A" w14:textId="77777777" w:rsidR="00165010" w:rsidRDefault="00422D18">
      <w:pPr>
        <w:ind w:left="720"/>
        <w:rPr>
          <w:rPrChange w:id="795" w:author="Author" w:date="2024-06-26T12:40:00Z">
            <w:rPr>
              <w:sz w:val="28"/>
            </w:rPr>
          </w:rPrChange>
        </w:rPr>
      </w:pPr>
      <w:r>
        <w:t>― Mas daño me hago al dejar de verte, a pesar de tus mentiras, le respondió él.</w:t>
      </w:r>
    </w:p>
    <w:p w14:paraId="3E1BBA34" w14:textId="21D0D240" w:rsidR="00165010" w:rsidRDefault="003C63D1">
      <w:pPr>
        <w:ind w:left="720"/>
        <w:rPr>
          <w:rPrChange w:id="796" w:author="Author" w:date="2024-06-26T12:40:00Z">
            <w:rPr>
              <w:sz w:val="28"/>
            </w:rPr>
          </w:rPrChange>
        </w:rPr>
      </w:pPr>
      <w:r>
        <w:t>Janica</w:t>
      </w:r>
      <w:r w:rsidR="00D7629C">
        <w:t xml:space="preserve"> arrugó la frente </w:t>
      </w:r>
      <w:r w:rsidR="00071913">
        <w:t xml:space="preserve">― </w:t>
      </w:r>
      <w:r w:rsidR="00D7629C">
        <w:t xml:space="preserve">¿De </w:t>
      </w:r>
      <w:r w:rsidR="00462522">
        <w:t>qué</w:t>
      </w:r>
      <w:r w:rsidR="00D7629C">
        <w:t xml:space="preserve"> mentiras me hablas?, le dijo ella, en señal de aclaración.</w:t>
      </w:r>
    </w:p>
    <w:p w14:paraId="48C3329C" w14:textId="4BA5CCA6" w:rsidR="00165010" w:rsidRDefault="00422D18">
      <w:pPr>
        <w:ind w:left="720"/>
        <w:rPr>
          <w:rPrChange w:id="797" w:author="Author" w:date="2024-06-26T12:40:00Z">
            <w:rPr>
              <w:sz w:val="28"/>
            </w:rPr>
          </w:rPrChange>
        </w:rPr>
      </w:pPr>
      <w:r>
        <w:t xml:space="preserve">― Tu lo </w:t>
      </w:r>
      <w:r w:rsidR="004B609E">
        <w:t>sabes</w:t>
      </w:r>
      <w:r>
        <w:t xml:space="preserve"> muy bien. Me metiste </w:t>
      </w:r>
      <w:r w:rsidR="00E23FA5">
        <w:t>siempre</w:t>
      </w:r>
      <w:r>
        <w:t xml:space="preserve"> y hasta pienso </w:t>
      </w:r>
      <w:r w:rsidR="00462522">
        <w:t>que</w:t>
      </w:r>
      <w:r>
        <w:t xml:space="preserve"> tu cariño hacia </w:t>
      </w:r>
      <w:r w:rsidR="00153BA5">
        <w:t>mí</w:t>
      </w:r>
      <w:r>
        <w:t xml:space="preserve"> no fue </w:t>
      </w:r>
      <w:r w:rsidR="004B609E">
        <w:t>sincero</w:t>
      </w:r>
      <w:r>
        <w:t>.</w:t>
      </w:r>
    </w:p>
    <w:p w14:paraId="585CBD12" w14:textId="12482CC4" w:rsidR="00283026" w:rsidRDefault="003C63D1">
      <w:pPr>
        <w:ind w:left="720"/>
      </w:pPr>
      <w:r>
        <w:t>Janica</w:t>
      </w:r>
      <w:r w:rsidR="00D7629C">
        <w:t xml:space="preserve"> no le contestó y se alejó en </w:t>
      </w:r>
      <w:r w:rsidR="00E23FA5">
        <w:t>silencio</w:t>
      </w:r>
      <w:r w:rsidR="00D7629C">
        <w:t xml:space="preserve">, mientras, dos </w:t>
      </w:r>
      <w:r w:rsidR="00310D7F">
        <w:t>lágrimas</w:t>
      </w:r>
      <w:r w:rsidR="00D7629C">
        <w:t xml:space="preserve"> surcaban su rostro.</w:t>
      </w:r>
      <w:r w:rsidR="00283026">
        <w:br w:type="page"/>
      </w:r>
      <w:r w:rsidR="00D7629C">
        <w:lastRenderedPageBreak/>
        <w:t xml:space="preserve">Sobre la madrugada de esa noche y </w:t>
      </w:r>
      <w:r w:rsidR="004B609E">
        <w:t>sin</w:t>
      </w:r>
      <w:r w:rsidR="00D7629C">
        <w:t xml:space="preserve"> poder con</w:t>
      </w:r>
      <w:r w:rsidR="00153BA5">
        <w:t>cili</w:t>
      </w:r>
      <w:r w:rsidR="00D7629C">
        <w:t xml:space="preserve">ar el sueño, Kevin recibe un mensaje de </w:t>
      </w:r>
      <w:r>
        <w:t>Janica</w:t>
      </w:r>
      <w:r w:rsidR="00D7629C">
        <w:t xml:space="preserve">. </w:t>
      </w:r>
      <w:r w:rsidR="00071913">
        <w:t xml:space="preserve">― </w:t>
      </w:r>
      <w:r w:rsidR="00436441">
        <w:t>Necesito</w:t>
      </w:r>
      <w:r w:rsidR="00D7629C">
        <w:t xml:space="preserve"> hablar contigo. Te espero hoy en mi departamento a las 8 a.m.</w:t>
      </w:r>
    </w:p>
    <w:p w14:paraId="2A794698" w14:textId="77777777" w:rsidR="00165010" w:rsidRDefault="00000000">
      <w:pPr>
        <w:ind w:left="720"/>
        <w:rPr>
          <w:rPrChange w:id="798" w:author="Author" w:date="2024-06-26T12:40:00Z">
            <w:rPr>
              <w:sz w:val="28"/>
            </w:rPr>
          </w:rPrChange>
        </w:rPr>
      </w:pPr>
      <w:r>
        <w:t>Kevin, exhaló y miró para arriba como buscando el cielo, después, pudo dormir algunas horas con la tranquilidad de volverla a ver.</w:t>
      </w:r>
    </w:p>
    <w:p w14:paraId="0995F6C9" w14:textId="311685CE" w:rsidR="00165010" w:rsidRDefault="00000000">
      <w:pPr>
        <w:ind w:left="720"/>
        <w:rPr>
          <w:rPrChange w:id="799" w:author="Author" w:date="2024-06-26T12:40:00Z">
            <w:rPr>
              <w:sz w:val="28"/>
            </w:rPr>
          </w:rPrChange>
        </w:rPr>
      </w:pPr>
      <w:r>
        <w:t xml:space="preserve">Cuando esa mañana llego al departamento de </w:t>
      </w:r>
      <w:r w:rsidR="003C63D1">
        <w:t>Janica</w:t>
      </w:r>
      <w:r>
        <w:t xml:space="preserve"> </w:t>
      </w:r>
      <w:r w:rsidR="00436441">
        <w:t>él</w:t>
      </w:r>
      <w:r>
        <w:t xml:space="preserve"> quiso decirle algo, ella le  la boca con la mano y se apoyó en la mesa del comedor.</w:t>
      </w:r>
    </w:p>
    <w:p w14:paraId="59292E05" w14:textId="6018F9D8" w:rsidR="00165010" w:rsidRDefault="00000000">
      <w:pPr>
        <w:ind w:left="720"/>
        <w:rPr>
          <w:rPrChange w:id="800" w:author="Author" w:date="2024-06-26T12:40:00Z">
            <w:rPr>
              <w:sz w:val="28"/>
            </w:rPr>
          </w:rPrChange>
        </w:rPr>
      </w:pPr>
      <w:r>
        <w:t xml:space="preserve">Los besos y las caricias los dejaron </w:t>
      </w:r>
      <w:r w:rsidR="004B609E">
        <w:t>sin</w:t>
      </w:r>
      <w:r>
        <w:t xml:space="preserve"> hablar, y el con sus largos brazos la subió al mueble, mientras, un sexo </w:t>
      </w:r>
      <w:r w:rsidR="004B609E">
        <w:t>sin</w:t>
      </w:r>
      <w:r>
        <w:t xml:space="preserve"> control se apoderaba locamente de ellos, como </w:t>
      </w:r>
      <w:r w:rsidR="00436441">
        <w:t>si</w:t>
      </w:r>
      <w:r>
        <w:t xml:space="preserve"> fuese la primera vez.</w:t>
      </w:r>
    </w:p>
    <w:p w14:paraId="1BD76E14" w14:textId="5A3B65EB" w:rsidR="00165010" w:rsidRDefault="00000000">
      <w:pPr>
        <w:ind w:left="720"/>
        <w:rPr>
          <w:rPrChange w:id="801" w:author="Author" w:date="2024-06-26T12:40:00Z">
            <w:rPr>
              <w:sz w:val="28"/>
            </w:rPr>
          </w:rPrChange>
        </w:rPr>
      </w:pPr>
      <w:r>
        <w:t xml:space="preserve">Se </w:t>
      </w:r>
      <w:r w:rsidR="00436441">
        <w:t>quedaron</w:t>
      </w:r>
      <w:r>
        <w:t xml:space="preserve"> un par de segundos abrazados </w:t>
      </w:r>
      <w:r w:rsidR="004B609E">
        <w:t>sin</w:t>
      </w:r>
      <w:r>
        <w:t xml:space="preserve"> poder hablar. De repente, </w:t>
      </w:r>
      <w:r w:rsidR="003C63D1">
        <w:t>Janica</w:t>
      </w:r>
      <w:r>
        <w:t xml:space="preserve">, levantó la cabeza </w:t>
      </w:r>
      <w:r w:rsidR="00071913">
        <w:t xml:space="preserve">― </w:t>
      </w:r>
      <w:r>
        <w:t xml:space="preserve">y con susurró de voz, le dijo </w:t>
      </w:r>
      <w:r w:rsidR="00071913">
        <w:t xml:space="preserve">― </w:t>
      </w:r>
      <w:r>
        <w:t xml:space="preserve">Tenemos </w:t>
      </w:r>
      <w:r w:rsidR="00462522">
        <w:t>que</w:t>
      </w:r>
      <w:r>
        <w:t xml:space="preserve"> hablar.</w:t>
      </w:r>
    </w:p>
    <w:p w14:paraId="32A6BD33" w14:textId="23E6627C" w:rsidR="00165010" w:rsidRDefault="004B609E">
      <w:pPr>
        <w:ind w:left="720"/>
        <w:rPr>
          <w:rPrChange w:id="802" w:author="Author" w:date="2024-06-26T12:40:00Z">
            <w:rPr>
              <w:sz w:val="28"/>
            </w:rPr>
          </w:rPrChange>
        </w:rPr>
      </w:pPr>
      <w:r>
        <w:t xml:space="preserve">Kevin la bajó de la mesa, y de repente, la indagó </w:t>
      </w:r>
      <w:r w:rsidR="00071913">
        <w:t xml:space="preserve">― </w:t>
      </w:r>
      <w:r w:rsidR="00462522">
        <w:t xml:space="preserve">¿Por qué  </w:t>
      </w:r>
      <w:r>
        <w:t xml:space="preserve">me mentiste sobre tu vida. Verdaderamente </w:t>
      </w:r>
      <w:r w:rsidR="00436441">
        <w:t>quién</w:t>
      </w:r>
      <w:r>
        <w:t xml:space="preserve"> eres?</w:t>
      </w:r>
    </w:p>
    <w:p w14:paraId="41B50F64" w14:textId="025D4341" w:rsidR="00165010" w:rsidRDefault="00000000">
      <w:pPr>
        <w:ind w:left="720"/>
        <w:rPr>
          <w:rPrChange w:id="803" w:author="Author" w:date="2024-06-26T12:40:00Z">
            <w:rPr>
              <w:sz w:val="28"/>
            </w:rPr>
          </w:rPrChange>
        </w:rPr>
      </w:pPr>
      <w:r>
        <w:t xml:space="preserve">Ella </w:t>
      </w:r>
      <w:r w:rsidR="00675366">
        <w:t>atónita dijo</w:t>
      </w:r>
      <w:r>
        <w:t xml:space="preserve"> </w:t>
      </w:r>
      <w:r w:rsidR="00071913">
        <w:t xml:space="preserve">― </w:t>
      </w:r>
      <w:r>
        <w:t xml:space="preserve">¿De </w:t>
      </w:r>
      <w:r w:rsidR="00462522">
        <w:t>qué</w:t>
      </w:r>
      <w:r>
        <w:t xml:space="preserve"> </w:t>
      </w:r>
      <w:r w:rsidR="00436441">
        <w:t>estás</w:t>
      </w:r>
      <w:r>
        <w:t xml:space="preserve"> hablando?</w:t>
      </w:r>
    </w:p>
    <w:p w14:paraId="5A1C3C34" w14:textId="4A0E8780" w:rsidR="00165010" w:rsidRDefault="00422D18">
      <w:pPr>
        <w:ind w:left="720"/>
        <w:rPr>
          <w:rPrChange w:id="804" w:author="Author" w:date="2024-06-26T12:40:00Z">
            <w:rPr>
              <w:sz w:val="28"/>
            </w:rPr>
          </w:rPrChange>
        </w:rPr>
      </w:pPr>
      <w:r>
        <w:t xml:space="preserve">― Cuando me dejaste averigüe cosas </w:t>
      </w:r>
      <w:r w:rsidR="00462522">
        <w:t>que</w:t>
      </w:r>
      <w:r>
        <w:t xml:space="preserve"> nada tenían </w:t>
      </w:r>
      <w:r w:rsidR="00436441">
        <w:t>que</w:t>
      </w:r>
      <w:r>
        <w:t xml:space="preserve"> ver con tu pasado </w:t>
      </w:r>
      <w:r w:rsidR="00462522">
        <w:t>que</w:t>
      </w:r>
      <w:r>
        <w:t xml:space="preserve"> me hiciste creer. Viajaste de Moscú en primera clase y rentaste un departamento en un barrio caro de Londres, </w:t>
      </w:r>
      <w:r w:rsidR="00462522">
        <w:t>por qué</w:t>
      </w:r>
      <w:r>
        <w:t xml:space="preserve"> lo ocultaste, no habría nada de malo en eso, le dijo, el mirándola a los ojos.</w:t>
      </w:r>
    </w:p>
    <w:p w14:paraId="083E7EAC" w14:textId="724A0DCB" w:rsidR="00165010" w:rsidRDefault="00000000">
      <w:pPr>
        <w:ind w:left="720"/>
        <w:rPr>
          <w:rPrChange w:id="805" w:author="Author" w:date="2024-06-26T12:40:00Z">
            <w:rPr>
              <w:sz w:val="28"/>
            </w:rPr>
          </w:rPrChange>
        </w:rPr>
      </w:pPr>
      <w:r>
        <w:t xml:space="preserve">Por fin ella </w:t>
      </w:r>
      <w:r w:rsidR="00F54961">
        <w:t>asintió</w:t>
      </w:r>
      <w:r>
        <w:t xml:space="preserve"> y se decidió hablar.</w:t>
      </w:r>
    </w:p>
    <w:p w14:paraId="608E2F8D" w14:textId="4FEB77AC" w:rsidR="00165010" w:rsidRDefault="00000000">
      <w:pPr>
        <w:ind w:left="720"/>
        <w:rPr>
          <w:rPrChange w:id="806" w:author="Author" w:date="2024-06-26T12:40:00Z">
            <w:rPr>
              <w:sz w:val="28"/>
            </w:rPr>
          </w:rPrChange>
        </w:rPr>
      </w:pPr>
      <w:r>
        <w:t xml:space="preserve"> ― Si es verdad, </w:t>
      </w:r>
      <w:r w:rsidR="00462522">
        <w:t>por qué</w:t>
      </w:r>
      <w:r>
        <w:t xml:space="preserve"> no soy la </w:t>
      </w:r>
      <w:r w:rsidR="00462522">
        <w:t>que</w:t>
      </w:r>
      <w:r>
        <w:t xml:space="preserve"> parezco ser.</w:t>
      </w:r>
    </w:p>
    <w:p w14:paraId="49C30E5C" w14:textId="15FEF2D9" w:rsidR="00165010" w:rsidRDefault="00422D18">
      <w:pPr>
        <w:ind w:left="720"/>
      </w:pPr>
      <w:r>
        <w:t>― Entonces, ¿</w:t>
      </w:r>
      <w:r w:rsidR="00436441">
        <w:t>Quién</w:t>
      </w:r>
      <w:r>
        <w:t xml:space="preserve"> eres?, le preguntó el.</w:t>
      </w:r>
    </w:p>
    <w:p w14:paraId="5B0ACCF7" w14:textId="2E803E0B" w:rsidR="00165010" w:rsidRDefault="00422D18">
      <w:pPr>
        <w:ind w:left="720"/>
      </w:pPr>
      <w:r>
        <w:t xml:space="preserve">― Soy una agente de los servicios de inteligencia Ruso, le dijo </w:t>
      </w:r>
      <w:r w:rsidR="003C63D1">
        <w:t>Janica</w:t>
      </w:r>
      <w:r>
        <w:t>, con total naturalidad.</w:t>
      </w:r>
    </w:p>
    <w:p w14:paraId="48660F00" w14:textId="77777777" w:rsidR="00165010" w:rsidRDefault="00422D18">
      <w:pPr>
        <w:ind w:left="720"/>
        <w:rPr>
          <w:rPrChange w:id="807" w:author="Author" w:date="2024-06-26T12:40:00Z">
            <w:rPr>
              <w:sz w:val="28"/>
            </w:rPr>
          </w:rPrChange>
        </w:rPr>
      </w:pPr>
      <w:r>
        <w:t xml:space="preserve">― ¿Una.. espía?, le preguntó el, con total asombro. </w:t>
      </w:r>
    </w:p>
    <w:p w14:paraId="0E5A42BA" w14:textId="14A544EE" w:rsidR="00165010" w:rsidRDefault="00422D18">
      <w:pPr>
        <w:ind w:left="720"/>
        <w:rPr>
          <w:rPrChange w:id="808" w:author="Author" w:date="2024-06-26T12:40:00Z">
            <w:rPr>
              <w:sz w:val="28"/>
            </w:rPr>
          </w:rPrChange>
        </w:rPr>
      </w:pPr>
      <w:r>
        <w:t xml:space="preserve">― Si, una espía </w:t>
      </w:r>
      <w:r w:rsidR="00462522">
        <w:t>que</w:t>
      </w:r>
      <w:r>
        <w:t xml:space="preserve"> vino al reino unido a recoger información secreta de los países occidentales, pero soy humana, y me enamoré de ti y mis camaradas eso no me lo perdonan. Tu vida </w:t>
      </w:r>
      <w:r w:rsidR="00436441">
        <w:t>está</w:t>
      </w:r>
      <w:r>
        <w:t xml:space="preserve"> en peligro por</w:t>
      </w:r>
      <w:r w:rsidR="00462522">
        <w:t>que</w:t>
      </w:r>
      <w:r>
        <w:t xml:space="preserve"> en verdad ellos no saben </w:t>
      </w:r>
      <w:r w:rsidR="00436441">
        <w:t>quién</w:t>
      </w:r>
      <w:r>
        <w:t xml:space="preserve"> eres. y mi vida entra en un conflicto con la lealtad a mi país y a mi </w:t>
      </w:r>
      <w:r w:rsidR="004172AE">
        <w:t>misión</w:t>
      </w:r>
      <w:r>
        <w:t xml:space="preserve">. Pero también corres los riesgos </w:t>
      </w:r>
      <w:r w:rsidR="00462522">
        <w:t>que</w:t>
      </w:r>
      <w:r>
        <w:t xml:space="preserve"> nos atrape el servicio de inteligencia MI5, del Reino Unido, y a ti te acusen de traición a la patria </w:t>
      </w:r>
      <w:r w:rsidR="00462522">
        <w:t>por qué</w:t>
      </w:r>
      <w:r>
        <w:t xml:space="preserve"> verían en ti una amenaza para la seguridad nacional.</w:t>
      </w:r>
    </w:p>
    <w:p w14:paraId="37BE973D" w14:textId="090C710E" w:rsidR="00165010" w:rsidRDefault="003C63D1">
      <w:pPr>
        <w:ind w:left="720"/>
        <w:rPr>
          <w:rPrChange w:id="809" w:author="Author" w:date="2024-06-26T12:40:00Z">
            <w:rPr>
              <w:sz w:val="28"/>
            </w:rPr>
          </w:rPrChange>
        </w:rPr>
      </w:pPr>
      <w:r>
        <w:t>Janica</w:t>
      </w:r>
      <w:r w:rsidR="00D7629C">
        <w:t xml:space="preserve"> hizo una pausa y le puso su mano en el hombro </w:t>
      </w:r>
      <w:r w:rsidR="00071913">
        <w:t xml:space="preserve">― </w:t>
      </w:r>
      <w:r w:rsidR="00D7629C">
        <w:t xml:space="preserve">quiero </w:t>
      </w:r>
      <w:r w:rsidR="00462522">
        <w:t>que</w:t>
      </w:r>
      <w:r w:rsidR="00D7629C">
        <w:t xml:space="preserve"> te alejes de </w:t>
      </w:r>
      <w:r w:rsidR="00436441">
        <w:t>mí</w:t>
      </w:r>
      <w:r w:rsidR="00D7629C">
        <w:t xml:space="preserve"> y no me </w:t>
      </w:r>
      <w:r w:rsidR="00436441">
        <w:t>busques</w:t>
      </w:r>
      <w:r w:rsidR="00D7629C">
        <w:t xml:space="preserve"> más, vete de Colchester por favor, le dijo ahora llorando.</w:t>
      </w:r>
    </w:p>
    <w:p w14:paraId="25BCC572" w14:textId="49D16166" w:rsidR="00165010" w:rsidRDefault="00422D18">
      <w:pPr>
        <w:ind w:left="720"/>
        <w:rPr>
          <w:rPrChange w:id="810" w:author="Author" w:date="2024-06-26T12:40:00Z">
            <w:rPr>
              <w:sz w:val="28"/>
            </w:rPr>
          </w:rPrChange>
        </w:rPr>
      </w:pPr>
      <w:r>
        <w:t xml:space="preserve">― </w:t>
      </w:r>
      <w:r w:rsidR="004B609E">
        <w:t>Kevin</w:t>
      </w:r>
      <w:r>
        <w:t xml:space="preserve"> negó con la cabeza </w:t>
      </w:r>
      <w:r w:rsidR="00071913">
        <w:t xml:space="preserve">― </w:t>
      </w:r>
      <w:r>
        <w:t xml:space="preserve">No puedo hacer eso, mi amor hacia ti es mucho más fuerte de lo </w:t>
      </w:r>
      <w:r w:rsidR="00462522">
        <w:t>que</w:t>
      </w:r>
      <w:r>
        <w:t xml:space="preserve"> me pude pasar. No te abandonaré.</w:t>
      </w:r>
    </w:p>
    <w:p w14:paraId="55EF686D" w14:textId="0961B248" w:rsidR="00165010" w:rsidRDefault="00422D18">
      <w:pPr>
        <w:ind w:left="720"/>
        <w:rPr>
          <w:rPrChange w:id="811" w:author="Author" w:date="2024-06-26T12:40:00Z">
            <w:rPr>
              <w:sz w:val="28"/>
            </w:rPr>
          </w:rPrChange>
        </w:rPr>
      </w:pPr>
      <w:r>
        <w:t xml:space="preserve">― Si me quieres de verdad lo tienes </w:t>
      </w:r>
      <w:r w:rsidR="00436441">
        <w:t>que</w:t>
      </w:r>
      <w:r>
        <w:t xml:space="preserve"> hacer por mi seguridad, nadie creerá en Moscú, </w:t>
      </w:r>
      <w:r w:rsidR="00462522">
        <w:t>que</w:t>
      </w:r>
      <w:r>
        <w:t xml:space="preserve"> una </w:t>
      </w:r>
      <w:r w:rsidR="00436441">
        <w:t>espía</w:t>
      </w:r>
      <w:r>
        <w:t xml:space="preserve"> tan despiadada y tan fiel a su patria un día claudicó y se enamoró del enemigo.</w:t>
      </w:r>
    </w:p>
    <w:p w14:paraId="5C85F869" w14:textId="07200880" w:rsidR="00165010" w:rsidRDefault="00000000">
      <w:pPr>
        <w:ind w:left="720"/>
        <w:rPr>
          <w:rPrChange w:id="812" w:author="Author" w:date="2024-06-26T12:40:00Z">
            <w:rPr>
              <w:sz w:val="28"/>
            </w:rPr>
          </w:rPrChange>
        </w:rPr>
      </w:pPr>
      <w:r>
        <w:t xml:space="preserve">De repente, Kevin le dijo </w:t>
      </w:r>
      <w:r w:rsidR="00436441">
        <w:t>exultante</w:t>
      </w:r>
      <w:r>
        <w:t xml:space="preserve"> </w:t>
      </w:r>
      <w:r w:rsidR="00071913">
        <w:t xml:space="preserve">― </w:t>
      </w:r>
      <w:r>
        <w:t>Huyamos a otro país, donde nadie se ocuparía de nosotros y ahí seriamos realmente felices.</w:t>
      </w:r>
    </w:p>
    <w:p w14:paraId="1A97B3AE" w14:textId="3C1BAE0D" w:rsidR="00165010" w:rsidRDefault="003C63D1">
      <w:pPr>
        <w:ind w:left="720"/>
        <w:rPr>
          <w:rPrChange w:id="813" w:author="Author" w:date="2024-06-26T12:40:00Z">
            <w:rPr>
              <w:sz w:val="28"/>
            </w:rPr>
          </w:rPrChange>
        </w:rPr>
      </w:pPr>
      <w:r>
        <w:t>Janica</w:t>
      </w:r>
      <w:r w:rsidR="00D7629C">
        <w:t xml:space="preserve"> negó con la cabeza ― No, ahora, tengo </w:t>
      </w:r>
      <w:r w:rsidR="00462522">
        <w:t>que</w:t>
      </w:r>
      <w:r w:rsidR="00D7629C">
        <w:t xml:space="preserve"> terminar mi </w:t>
      </w:r>
      <w:r w:rsidR="004172AE">
        <w:t>misión</w:t>
      </w:r>
      <w:r w:rsidR="00D7629C">
        <w:t xml:space="preserve"> y convencer a mis superiores </w:t>
      </w:r>
      <w:r w:rsidR="00462522">
        <w:t>que</w:t>
      </w:r>
      <w:r w:rsidR="00D7629C">
        <w:t xml:space="preserve"> todo </w:t>
      </w:r>
      <w:r w:rsidR="00436441">
        <w:t>sigue</w:t>
      </w:r>
      <w:r w:rsidR="00D7629C">
        <w:t xml:space="preserve"> normal.</w:t>
      </w:r>
    </w:p>
    <w:p w14:paraId="48D4E464" w14:textId="3BBD35A9" w:rsidR="00165010" w:rsidRDefault="00000000">
      <w:pPr>
        <w:ind w:left="720"/>
        <w:rPr>
          <w:rPrChange w:id="814" w:author="Author" w:date="2024-06-26T12:40:00Z">
            <w:rPr>
              <w:sz w:val="28"/>
            </w:rPr>
          </w:rPrChange>
        </w:rPr>
      </w:pPr>
      <w:r>
        <w:t xml:space="preserve">El la miró perplejo </w:t>
      </w:r>
      <w:r w:rsidR="00071913">
        <w:t xml:space="preserve">― </w:t>
      </w:r>
      <w:r w:rsidR="004172AE">
        <w:t>¿Qué misión</w:t>
      </w:r>
      <w:r>
        <w:t xml:space="preserve"> ten</w:t>
      </w:r>
      <w:r w:rsidR="00436441">
        <w:t>é</w:t>
      </w:r>
      <w:r>
        <w:t xml:space="preserve">s aquí en Colchester </w:t>
      </w:r>
      <w:r w:rsidR="00462522">
        <w:t>que</w:t>
      </w:r>
      <w:r>
        <w:t xml:space="preserve"> no pueda saber?</w:t>
      </w:r>
    </w:p>
    <w:p w14:paraId="2A4AA36D" w14:textId="43F3153F" w:rsidR="00165010" w:rsidRDefault="00422D18">
      <w:pPr>
        <w:ind w:left="720"/>
        <w:rPr>
          <w:rPrChange w:id="815" w:author="Author" w:date="2024-06-26T12:40:00Z">
            <w:rPr>
              <w:sz w:val="28"/>
            </w:rPr>
          </w:rPrChange>
        </w:rPr>
      </w:pPr>
      <w:r>
        <w:t>― No te lo pudo confesar, por favor, vete a Londres o alguna otra ciudad, en algún momento trataré de comunicarme contigo. No me llames a mi móvil por</w:t>
      </w:r>
      <w:r w:rsidR="00462522">
        <w:t>que</w:t>
      </w:r>
      <w:r>
        <w:t xml:space="preserve"> te pueden rastrear la llamada. Cuando llegue el momento me comunicaré contigo y sí </w:t>
      </w:r>
    </w:p>
    <w:p w14:paraId="489A64D6" w14:textId="16664FB1" w:rsidR="00954A22" w:rsidRDefault="00000000">
      <w:pPr>
        <w:ind w:left="720"/>
      </w:pPr>
      <w:r>
        <w:t xml:space="preserve">todo sale bien, evaluaremos sí podemos salir del país, le dijo abrazándolo fuerte en la despedida y no mirando hacía a tras cuando </w:t>
      </w:r>
      <w:r w:rsidR="00F45D82">
        <w:t>él</w:t>
      </w:r>
      <w:r>
        <w:t xml:space="preserve"> se alejaba.</w:t>
      </w:r>
      <w:r w:rsidR="00954A22">
        <w:br w:type="page"/>
      </w:r>
      <w:r>
        <w:lastRenderedPageBreak/>
        <w:t xml:space="preserve">Se había algo </w:t>
      </w:r>
      <w:r w:rsidR="00462522">
        <w:t>que</w:t>
      </w:r>
      <w:r>
        <w:t xml:space="preserve"> </w:t>
      </w:r>
      <w:r w:rsidR="003C63D1">
        <w:t>Janica</w:t>
      </w:r>
      <w:r>
        <w:t xml:space="preserve"> no hacia nunca era llorar, y ahora lo hacía con frecuencia y se conmovía por Kevin y </w:t>
      </w:r>
      <w:r w:rsidR="00F54961">
        <w:t>sentía</w:t>
      </w:r>
      <w:r>
        <w:t xml:space="preserve"> celos de verlo con otras jóvenes, soy humana se </w:t>
      </w:r>
      <w:r w:rsidR="00F45D82">
        <w:t>repetía</w:t>
      </w:r>
      <w:r>
        <w:t xml:space="preserve"> y no puede ocultar mi amor hacía. él. No le confesó todo su trabajo como agente, y </w:t>
      </w:r>
      <w:r w:rsidR="00462522">
        <w:t>que</w:t>
      </w:r>
      <w:r>
        <w:t xml:space="preserve"> en verdad era una </w:t>
      </w:r>
      <w:r w:rsidR="00F45D82">
        <w:t>asesina</w:t>
      </w:r>
      <w:r>
        <w:t xml:space="preserve"> serial al servicio de su país, y </w:t>
      </w:r>
      <w:r w:rsidR="00462522">
        <w:t>que</w:t>
      </w:r>
      <w:r>
        <w:t xml:space="preserve"> había </w:t>
      </w:r>
      <w:r w:rsidR="00062A14">
        <w:t>asesinado</w:t>
      </w:r>
      <w:r>
        <w:t xml:space="preserve"> a tres camaradas aquí en Colchester por vender información a occidente. No, no podría hacerlo, tal vez, de haberlo dicho no hubiese cambiado su forma de pensar de Kevin, la amaba </w:t>
      </w:r>
      <w:r w:rsidR="005C142E">
        <w:t>demasiado</w:t>
      </w:r>
      <w:r>
        <w:t xml:space="preserve"> para cuestionarle su pasado.</w:t>
      </w:r>
    </w:p>
    <w:p w14:paraId="441E41B5" w14:textId="5D2241F6" w:rsidR="00165010" w:rsidRDefault="00000000">
      <w:pPr>
        <w:ind w:left="720"/>
        <w:rPr>
          <w:rPrChange w:id="816" w:author="Author" w:date="2024-06-26T12:40:00Z">
            <w:rPr>
              <w:sz w:val="28"/>
            </w:rPr>
          </w:rPrChange>
        </w:rPr>
      </w:pPr>
      <w:r>
        <w:t xml:space="preserve">De repente, escuchó ruidos extraños en el </w:t>
      </w:r>
      <w:r w:rsidR="00F45D82">
        <w:t>pasillo</w:t>
      </w:r>
      <w:r>
        <w:t xml:space="preserve"> del departamento, desenfundó de la cartuchera la pistola Yarygin PYA, de 9 mm, y se puso al costado de la puerta de la entrada, levantando el arma con las dos manos. Alguien golpeó la puerta, </w:t>
      </w:r>
      <w:r w:rsidR="003C63D1">
        <w:t>Janica</w:t>
      </w:r>
      <w:r>
        <w:t xml:space="preserve"> no contestó, volvieron a </w:t>
      </w:r>
      <w:r w:rsidR="00F45D82">
        <w:t>insistir</w:t>
      </w:r>
      <w:r>
        <w:t>.</w:t>
      </w:r>
    </w:p>
    <w:p w14:paraId="57CB8EA7" w14:textId="4697C245" w:rsidR="00165010" w:rsidRDefault="00422D18">
      <w:pPr>
        <w:ind w:left="720"/>
        <w:rPr>
          <w:rPrChange w:id="817" w:author="Author" w:date="2024-06-26T12:40:00Z">
            <w:rPr>
              <w:sz w:val="28"/>
            </w:rPr>
          </w:rPrChange>
        </w:rPr>
      </w:pPr>
      <w:r>
        <w:t xml:space="preserve">― ¿Quién es? preguntó, </w:t>
      </w:r>
      <w:r w:rsidR="003C63D1">
        <w:t>Janica</w:t>
      </w:r>
      <w:r>
        <w:t xml:space="preserve">, </w:t>
      </w:r>
      <w:r w:rsidR="004B609E">
        <w:t>sin</w:t>
      </w:r>
      <w:r>
        <w:t xml:space="preserve"> moverse del lugar.</w:t>
      </w:r>
    </w:p>
    <w:p w14:paraId="372C7B9A" w14:textId="4458FD10" w:rsidR="00165010" w:rsidRDefault="00422D18">
      <w:pPr>
        <w:ind w:left="720"/>
        <w:rPr>
          <w:rPrChange w:id="818" w:author="Author" w:date="2024-06-26T12:40:00Z">
            <w:rPr>
              <w:sz w:val="28"/>
            </w:rPr>
          </w:rPrChange>
        </w:rPr>
      </w:pPr>
      <w:r>
        <w:t xml:space="preserve">― Del servicio de </w:t>
      </w:r>
      <w:r w:rsidR="00F45D82">
        <w:t>cáterin</w:t>
      </w:r>
      <w:r>
        <w:t>. ¿Ustedes pidieron un pizza?, le preguntó un hombre.</w:t>
      </w:r>
    </w:p>
    <w:p w14:paraId="408EA21B" w14:textId="77777777" w:rsidR="00165010" w:rsidRDefault="00422D18">
      <w:pPr>
        <w:ind w:left="720"/>
        <w:rPr>
          <w:rPrChange w:id="819" w:author="Author" w:date="2024-06-26T12:40:00Z">
            <w:rPr>
              <w:sz w:val="28"/>
            </w:rPr>
          </w:rPrChange>
        </w:rPr>
      </w:pPr>
      <w:r>
        <w:t>― No pedí ninguna pizza, seguramente debe haber un error con la dirección, señor, le contestó ella.</w:t>
      </w:r>
    </w:p>
    <w:p w14:paraId="3AEDB383" w14:textId="1A7D872E" w:rsidR="00165010" w:rsidRDefault="00000000">
      <w:pPr>
        <w:ind w:left="720"/>
        <w:rPr>
          <w:rPrChange w:id="820" w:author="Author" w:date="2024-06-26T12:40:00Z">
            <w:rPr>
              <w:sz w:val="28"/>
            </w:rPr>
          </w:rPrChange>
        </w:rPr>
      </w:pPr>
      <w:r>
        <w:t xml:space="preserve">El hombre tardó unos segundos en contestar </w:t>
      </w:r>
      <w:r w:rsidR="00071913">
        <w:t xml:space="preserve">― </w:t>
      </w:r>
      <w:r>
        <w:t>Raro, aquí en el pedido figura su dirección, ¿Quiere constatarla usted misma?, le sugirió el empleado.</w:t>
      </w:r>
    </w:p>
    <w:p w14:paraId="4C0C69ED" w14:textId="52F93D1B" w:rsidR="00165010" w:rsidRDefault="00422D18">
      <w:pPr>
        <w:ind w:left="720"/>
        <w:rPr>
          <w:rPrChange w:id="821" w:author="Author" w:date="2024-06-26T12:40:00Z">
            <w:rPr>
              <w:sz w:val="28"/>
            </w:rPr>
          </w:rPrChange>
        </w:rPr>
      </w:pPr>
      <w:r>
        <w:t xml:space="preserve">― No, gracias, no puedo salir ahora. Por favor </w:t>
      </w:r>
      <w:r w:rsidR="00F45D82">
        <w:t>retírese</w:t>
      </w:r>
      <w:r>
        <w:t>, le dijo ella, alzando la voz.</w:t>
      </w:r>
    </w:p>
    <w:p w14:paraId="134891ED" w14:textId="505C560C" w:rsidR="00165010" w:rsidRDefault="00000000">
      <w:pPr>
        <w:ind w:left="720"/>
        <w:rPr>
          <w:rPrChange w:id="822" w:author="Author" w:date="2024-06-26T12:40:00Z">
            <w:rPr>
              <w:sz w:val="28"/>
            </w:rPr>
          </w:rPrChange>
        </w:rPr>
      </w:pPr>
      <w:r>
        <w:t xml:space="preserve">El empleado no le contestó, </w:t>
      </w:r>
      <w:r w:rsidR="00F45D82">
        <w:t>sintió</w:t>
      </w:r>
      <w:r>
        <w:t xml:space="preserve"> unos pasos </w:t>
      </w:r>
      <w:r w:rsidR="00462522">
        <w:t>que</w:t>
      </w:r>
      <w:r>
        <w:t xml:space="preserve"> se alejaban y resopló.</w:t>
      </w:r>
    </w:p>
    <w:p w14:paraId="6212E8FE" w14:textId="77777777" w:rsidR="00165010" w:rsidRDefault="00422D18">
      <w:pPr>
        <w:ind w:left="720"/>
        <w:rPr>
          <w:rPrChange w:id="823" w:author="Author" w:date="2024-06-26T12:40:00Z">
            <w:rPr>
              <w:sz w:val="28"/>
            </w:rPr>
          </w:rPrChange>
        </w:rPr>
      </w:pPr>
      <w:r>
        <w:t>― Si fuese una ciudadana común, seguramente no se hubiese inquietado, pero no lo era, o el MI5, estaba tras sus pasos, o sus camaradas la estaban vigilando más de la cuenta, pensó, cuando guardaba el arma.</w:t>
      </w:r>
    </w:p>
    <w:p w14:paraId="0A814573" w14:textId="0AFC9F36" w:rsidR="00165010" w:rsidRDefault="00000000">
      <w:pPr>
        <w:ind w:left="720"/>
        <w:rPr>
          <w:rPrChange w:id="824" w:author="Author" w:date="2024-06-26T12:40:00Z">
            <w:rPr>
              <w:sz w:val="28"/>
            </w:rPr>
          </w:rPrChange>
        </w:rPr>
      </w:pPr>
      <w:r>
        <w:t xml:space="preserve"> Dos horas después, se cruzó en el </w:t>
      </w:r>
      <w:r w:rsidR="00F45D82">
        <w:t>pasillo</w:t>
      </w:r>
      <w:r>
        <w:t xml:space="preserve"> del departamento con una señora vestida con una bata roja, de unos sesenta años, </w:t>
      </w:r>
      <w:r w:rsidR="00462522">
        <w:t>que</w:t>
      </w:r>
      <w:r>
        <w:t xml:space="preserve"> le aclaró sonriente.</w:t>
      </w:r>
    </w:p>
    <w:p w14:paraId="1C51F2D8" w14:textId="07EF8793" w:rsidR="00165010" w:rsidRDefault="00422D18">
      <w:pPr>
        <w:ind w:left="720"/>
        <w:rPr>
          <w:rPrChange w:id="825" w:author="Author" w:date="2024-06-26T12:40:00Z">
            <w:rPr>
              <w:sz w:val="28"/>
            </w:rPr>
          </w:rPrChange>
        </w:rPr>
      </w:pPr>
      <w:r>
        <w:t xml:space="preserve">― La pizza era para mí, niña, </w:t>
      </w:r>
      <w:r w:rsidR="004F4CED">
        <w:t>pusieron</w:t>
      </w:r>
      <w:r>
        <w:t xml:space="preserve"> mal el </w:t>
      </w:r>
      <w:r w:rsidR="00906954">
        <w:t>número</w:t>
      </w:r>
      <w:r>
        <w:t xml:space="preserve"> del departamento.</w:t>
      </w:r>
    </w:p>
    <w:p w14:paraId="7831B402" w14:textId="687D3EB3" w:rsidR="00852C1B" w:rsidRDefault="003C63D1">
      <w:pPr>
        <w:ind w:left="720"/>
      </w:pPr>
      <w:r>
        <w:t>Janica</w:t>
      </w:r>
      <w:r w:rsidR="00D7629C">
        <w:t xml:space="preserve"> exhaló, pensando </w:t>
      </w:r>
      <w:r w:rsidR="00462522">
        <w:t>que</w:t>
      </w:r>
      <w:r w:rsidR="00D7629C">
        <w:t xml:space="preserve"> no había ningún seguimiento contra ella, hasta ya había pensado en cambiarse de barrio para su seguridad, mientras, saludaba amablemente a su vecina. </w:t>
      </w:r>
      <w:r w:rsidR="00852C1B">
        <w:br w:type="page"/>
      </w:r>
      <w:r>
        <w:lastRenderedPageBreak/>
        <w:t>Janica</w:t>
      </w:r>
      <w:r w:rsidR="00D7629C">
        <w:t xml:space="preserve">, mandó un informe ultra secreto a Moscú, donde informaba </w:t>
      </w:r>
      <w:r w:rsidR="00462522">
        <w:t>que</w:t>
      </w:r>
      <w:r w:rsidR="00D7629C">
        <w:t xml:space="preserve"> ya tenía al hombre señalado para sacarle información sobre la instalación de la planta del agua pesada, subterránea en Colchester.</w:t>
      </w:r>
    </w:p>
    <w:p w14:paraId="066B0B44" w14:textId="1981BA04" w:rsidR="00165010" w:rsidRDefault="00000000">
      <w:pPr>
        <w:ind w:left="720"/>
        <w:rPr>
          <w:rPrChange w:id="826" w:author="Author" w:date="2024-06-26T12:40:00Z">
            <w:rPr>
              <w:sz w:val="28"/>
            </w:rPr>
          </w:rPrChange>
        </w:rPr>
      </w:pPr>
      <w:r>
        <w:t xml:space="preserve"> Para Moscú la instalación </w:t>
      </w:r>
      <w:r w:rsidR="00462522">
        <w:t>que</w:t>
      </w:r>
      <w:r>
        <w:t xml:space="preserve"> se estaba realizando no eran con fines pacíficos, eran con fines militares, pensando, </w:t>
      </w:r>
      <w:r w:rsidR="00462522">
        <w:t>que</w:t>
      </w:r>
      <w:r>
        <w:t xml:space="preserve"> los Estados Unidos estaban supervisando las obras. </w:t>
      </w:r>
    </w:p>
    <w:p w14:paraId="33911D23" w14:textId="67DBABAB" w:rsidR="00954A22" w:rsidRDefault="00000000">
      <w:pPr>
        <w:ind w:left="720"/>
      </w:pPr>
      <w:r>
        <w:t xml:space="preserve">Con el arribo del agente Cero a Inglaterra, </w:t>
      </w:r>
      <w:r w:rsidR="00462522">
        <w:t>que</w:t>
      </w:r>
      <w:r>
        <w:t xml:space="preserve"> había reemplazado al veterano </w:t>
      </w:r>
      <w:r w:rsidR="00F45D82">
        <w:t>Dimitri</w:t>
      </w:r>
      <w:r>
        <w:t xml:space="preserve">, y la investigación de </w:t>
      </w:r>
      <w:r w:rsidR="003C63D1">
        <w:t>Janica</w:t>
      </w:r>
      <w:r>
        <w:t xml:space="preserve">, una de las mejores agentes puesta en el Reino Unido, daban por hecho </w:t>
      </w:r>
      <w:r w:rsidR="00F45D82">
        <w:t>que</w:t>
      </w:r>
      <w:r>
        <w:t xml:space="preserve"> la operación llegaría a buen término, por los sacrificios hechos en el altar de la lealtad a la patria y la verdad, pero, un día el corazón de </w:t>
      </w:r>
      <w:r w:rsidR="003C63D1">
        <w:t>Janica</w:t>
      </w:r>
      <w:r>
        <w:t xml:space="preserve"> la traicionó y se enamoró de Kevin, y ahora con todo su dolor </w:t>
      </w:r>
      <w:r w:rsidR="00F45D82">
        <w:t>está</w:t>
      </w:r>
      <w:r>
        <w:t xml:space="preserve"> dispuesta a sacrificar su amor por la </w:t>
      </w:r>
      <w:r w:rsidR="004172AE">
        <w:t>misión</w:t>
      </w:r>
      <w:r>
        <w:t>.</w:t>
      </w:r>
      <w:r w:rsidR="00954A22">
        <w:br w:type="page"/>
      </w:r>
      <w:r>
        <w:lastRenderedPageBreak/>
        <w:t xml:space="preserve">Para </w:t>
      </w:r>
      <w:r w:rsidR="00462522">
        <w:t>que</w:t>
      </w:r>
      <w:r>
        <w:t xml:space="preserve"> veas mis buenas intenciones hacía ti, te invito a una cena de gala </w:t>
      </w:r>
      <w:r w:rsidR="00462522">
        <w:t>que</w:t>
      </w:r>
      <w:r>
        <w:t xml:space="preserve"> me hicieron llegar desde el gobierno, por logros realizados en el tiempo estipulado de la construcción de una obra aquí en Colchester, le dijo muy </w:t>
      </w:r>
      <w:r w:rsidR="00F45D82">
        <w:t>ceremonioso</w:t>
      </w:r>
      <w:r>
        <w:t xml:space="preserve"> Robert </w:t>
      </w:r>
      <w:r w:rsidR="00702ABC">
        <w:t>Lynch</w:t>
      </w:r>
      <w:r>
        <w:t>, mientras, le extendía una tarjeta, sentado en una mesa en Golden Lace.</w:t>
      </w:r>
    </w:p>
    <w:p w14:paraId="6852AAE7" w14:textId="7E130D6E" w:rsidR="00165010" w:rsidRDefault="003C63D1">
      <w:pPr>
        <w:ind w:left="720"/>
        <w:rPr>
          <w:rPrChange w:id="827" w:author="Author" w:date="2024-06-26T12:40:00Z">
            <w:rPr>
              <w:sz w:val="28"/>
            </w:rPr>
          </w:rPrChange>
        </w:rPr>
      </w:pPr>
      <w:r>
        <w:t>Janica</w:t>
      </w:r>
      <w:r w:rsidR="00D7629C">
        <w:t xml:space="preserve">, pensó </w:t>
      </w:r>
      <w:r w:rsidR="00462522">
        <w:t>que</w:t>
      </w:r>
      <w:r w:rsidR="00D7629C">
        <w:t xml:space="preserve"> estaba tocando el cielo con las manos, </w:t>
      </w:r>
      <w:r w:rsidR="00702ABC">
        <w:t>Lynch</w:t>
      </w:r>
      <w:r w:rsidR="00D7629C">
        <w:t xml:space="preserve"> la llevaba al lugar indicado de su investigación, seguramente, sacaría muchas </w:t>
      </w:r>
      <w:r w:rsidR="00F45D82">
        <w:t>conclusiones</w:t>
      </w:r>
      <w:r w:rsidR="00D7629C">
        <w:t xml:space="preserve"> al respecto, con las conversaciones de sus amigos y compañeros respecto a la obra subterránea</w:t>
      </w:r>
    </w:p>
    <w:p w14:paraId="638870D4" w14:textId="142170A1" w:rsidR="00954A22" w:rsidRDefault="00000000">
      <w:pPr>
        <w:ind w:left="720"/>
      </w:pPr>
      <w:r>
        <w:t xml:space="preserve"> </w:t>
      </w:r>
      <w:r w:rsidR="00462522">
        <w:t>que</w:t>
      </w:r>
      <w:r>
        <w:t xml:space="preserve"> estaba en su fase final. Inclinó la cabeza en señal de agradecimiento y con una sonrisa fingida se alejó rumbo a la barra.</w:t>
      </w:r>
      <w:r w:rsidR="00954A22">
        <w:br w:type="page"/>
      </w:r>
      <w:r>
        <w:lastRenderedPageBreak/>
        <w:t xml:space="preserve">El </w:t>
      </w:r>
      <w:r w:rsidR="00F45D82">
        <w:t>Porsche</w:t>
      </w:r>
      <w:r>
        <w:t xml:space="preserve"> color negro frenó haciendo chirriar los neumáticos en la puerta de una </w:t>
      </w:r>
      <w:r w:rsidR="007C0065">
        <w:t>residencia</w:t>
      </w:r>
      <w:r>
        <w:t xml:space="preserve"> en las afueras de Colchester. Robert </w:t>
      </w:r>
      <w:r w:rsidR="00702ABC">
        <w:t>Lynch</w:t>
      </w:r>
      <w:r>
        <w:t xml:space="preserve"> se estiró todo lo </w:t>
      </w:r>
      <w:r w:rsidR="00F45D82">
        <w:t>que</w:t>
      </w:r>
      <w:r>
        <w:t xml:space="preserve"> pudo en su metro sesenta de estatura, vestido con un traje gris, corbata azul </w:t>
      </w:r>
      <w:r w:rsidR="00F45D82">
        <w:t>arrayas</w:t>
      </w:r>
      <w:r>
        <w:t xml:space="preserve"> y una flor roja en la solapa del saco, recorriendo los cincuenta metros de un camino estrecho rodeado de flores y del brazo de </w:t>
      </w:r>
      <w:r w:rsidR="003C63D1">
        <w:t>Janica</w:t>
      </w:r>
      <w:r>
        <w:t xml:space="preserve">, mucho más alta </w:t>
      </w:r>
      <w:r w:rsidR="00462522">
        <w:t>que</w:t>
      </w:r>
      <w:r>
        <w:t xml:space="preserve"> </w:t>
      </w:r>
      <w:r w:rsidR="00462522">
        <w:t>él</w:t>
      </w:r>
      <w:r>
        <w:t xml:space="preserve">, </w:t>
      </w:r>
      <w:r w:rsidR="004B609E">
        <w:t>sin</w:t>
      </w:r>
      <w:r>
        <w:t xml:space="preserve"> los zapatos puestos, </w:t>
      </w:r>
      <w:r w:rsidR="00462522">
        <w:t>que</w:t>
      </w:r>
      <w:r>
        <w:t xml:space="preserve"> </w:t>
      </w:r>
      <w:r w:rsidR="00E23FA5">
        <w:t>vestía</w:t>
      </w:r>
      <w:r>
        <w:t xml:space="preserve"> elegantemente un vestido rojo largo hasta los tobillos. Daba la sensación </w:t>
      </w:r>
      <w:r w:rsidR="00462522">
        <w:t>que</w:t>
      </w:r>
      <w:r>
        <w:t xml:space="preserve"> Robert </w:t>
      </w:r>
      <w:r w:rsidR="00702ABC">
        <w:t>Lynch</w:t>
      </w:r>
      <w:r>
        <w:t xml:space="preserve"> entraba a una </w:t>
      </w:r>
      <w:r w:rsidR="004B609E">
        <w:t>iglesia</w:t>
      </w:r>
      <w:r>
        <w:t xml:space="preserve"> </w:t>
      </w:r>
      <w:r w:rsidR="00F45D82">
        <w:t>a punto</w:t>
      </w:r>
      <w:r>
        <w:t xml:space="preserve"> de casarse, por su sonrisa de oreja a oreja.</w:t>
      </w:r>
    </w:p>
    <w:p w14:paraId="3B6078EA" w14:textId="0081621E" w:rsidR="00165010" w:rsidRDefault="00000000">
      <w:pPr>
        <w:ind w:left="720"/>
        <w:rPr>
          <w:rPrChange w:id="828" w:author="Author" w:date="2024-06-26T12:40:00Z">
            <w:rPr>
              <w:sz w:val="28"/>
            </w:rPr>
          </w:rPrChange>
        </w:rPr>
      </w:pPr>
      <w:r>
        <w:t xml:space="preserve">En la puerta de entrada los recibió un hombre de color, uniformado, </w:t>
      </w:r>
      <w:r w:rsidR="00462522">
        <w:t>que</w:t>
      </w:r>
      <w:r>
        <w:t xml:space="preserve"> le pidió la invitación. Cuando entraron al salón, </w:t>
      </w:r>
      <w:r w:rsidR="004B609E">
        <w:t>sin</w:t>
      </w:r>
      <w:r>
        <w:t xml:space="preserve"> desprenderse del brazo de </w:t>
      </w:r>
      <w:r w:rsidR="003C63D1">
        <w:t>Janica</w:t>
      </w:r>
      <w:r>
        <w:t xml:space="preserve">, </w:t>
      </w:r>
      <w:r w:rsidR="00702ABC">
        <w:t>Lynch</w:t>
      </w:r>
      <w:r>
        <w:t xml:space="preserve"> saludó a todo los conocidos y otros </w:t>
      </w:r>
      <w:r w:rsidR="004B609E">
        <w:t>sin</w:t>
      </w:r>
      <w:r>
        <w:t xml:space="preserve"> conocer.</w:t>
      </w:r>
    </w:p>
    <w:p w14:paraId="7F0B84DE" w14:textId="05EA39BC" w:rsidR="00165010" w:rsidRPr="00422D18" w:rsidRDefault="00422D18">
      <w:pPr>
        <w:ind w:left="720"/>
      </w:pPr>
      <w:r>
        <w:t xml:space="preserve">― Ingeniero </w:t>
      </w:r>
      <w:r w:rsidR="00702ABC">
        <w:t>Lynch</w:t>
      </w:r>
      <w:r>
        <w:t xml:space="preserve">, le dijo un hombre, alto y delgado, de nombre Harry, cuando lo vio llegar, con una copa en la mano </w:t>
      </w:r>
      <w:r w:rsidR="00071913">
        <w:t xml:space="preserve">― </w:t>
      </w:r>
      <w:r>
        <w:t xml:space="preserve">Es un gusto volver a verlo, y </w:t>
      </w:r>
      <w:r w:rsidR="00462522">
        <w:t>que</w:t>
      </w:r>
      <w:r>
        <w:t xml:space="preserve"> bien acompañado se lo </w:t>
      </w:r>
      <w:r w:rsidR="00F45D82">
        <w:t>ve</w:t>
      </w:r>
      <w:r>
        <w:t xml:space="preserve">, le manifestó sonriendo, observando a </w:t>
      </w:r>
      <w:r w:rsidR="003C63D1">
        <w:t>Janica</w:t>
      </w:r>
      <w:r>
        <w:t xml:space="preserve"> todo lo </w:t>
      </w:r>
      <w:r w:rsidR="00F45D82">
        <w:t>que</w:t>
      </w:r>
      <w:r>
        <w:t xml:space="preserve"> pudo, mientras, ella le devolvía una sonrisa fingida, fue cuando paso un camarero con una bandeja de bebidas y les ofreció champan a los recién llegados.</w:t>
      </w:r>
    </w:p>
    <w:p w14:paraId="77F52D02" w14:textId="1434EB81" w:rsidR="00165010" w:rsidRPr="00422D18" w:rsidRDefault="00422D18">
      <w:pPr>
        <w:ind w:left="720"/>
      </w:pPr>
      <w:r>
        <w:t xml:space="preserve">― ¿Le gusta el champán? </w:t>
      </w:r>
      <w:r w:rsidR="00F45D82">
        <w:t>Madame</w:t>
      </w:r>
      <w:r>
        <w:t>, le preguntó Harry.</w:t>
      </w:r>
    </w:p>
    <w:p w14:paraId="13CCA961" w14:textId="21A08709" w:rsidR="00165010" w:rsidRPr="00422D18" w:rsidRDefault="00422D18">
      <w:pPr>
        <w:ind w:left="720"/>
      </w:pPr>
      <w:r>
        <w:t xml:space="preserve">― Si, por supuesto, señor y en </w:t>
      </w:r>
      <w:r w:rsidR="00F45D82">
        <w:t>ocasiones</w:t>
      </w:r>
      <w:r>
        <w:t xml:space="preserve"> como estas más todavía , le contesto </w:t>
      </w:r>
      <w:r w:rsidR="003C63D1">
        <w:t>Janica</w:t>
      </w:r>
      <w:r>
        <w:t xml:space="preserve">, bebiendo un sorbo de la copa. </w:t>
      </w:r>
    </w:p>
    <w:p w14:paraId="2D8AA743" w14:textId="4870292E" w:rsidR="00165010" w:rsidRPr="00422D18" w:rsidRDefault="00000000">
      <w:pPr>
        <w:ind w:left="720"/>
      </w:pPr>
      <w:r>
        <w:t xml:space="preserve">De repente, Harry le preguntó entrecerrando los ojos </w:t>
      </w:r>
      <w:r w:rsidR="00071913">
        <w:t xml:space="preserve">― </w:t>
      </w:r>
      <w:r>
        <w:t>¿A caso no nos conocemos?</w:t>
      </w:r>
    </w:p>
    <w:p w14:paraId="3B3F7195" w14:textId="2BA0AAF4" w:rsidR="00165010" w:rsidRPr="00422D18" w:rsidRDefault="003C63D1">
      <w:pPr>
        <w:ind w:left="720"/>
      </w:pPr>
      <w:r>
        <w:t>Janica</w:t>
      </w:r>
      <w:r w:rsidR="00D7629C">
        <w:t xml:space="preserve"> negó con la cabeza, y </w:t>
      </w:r>
      <w:r w:rsidR="00702ABC">
        <w:t>Lynch</w:t>
      </w:r>
      <w:r w:rsidR="00D7629C">
        <w:t xml:space="preserve"> interrumpió </w:t>
      </w:r>
      <w:r w:rsidR="00071913">
        <w:t xml:space="preserve">― </w:t>
      </w:r>
      <w:r w:rsidR="00D7629C">
        <w:t xml:space="preserve">Vive en Londres, Harry, no es de Colchester. </w:t>
      </w:r>
    </w:p>
    <w:p w14:paraId="5C82AE48" w14:textId="1D30549E" w:rsidR="00852C1B" w:rsidRDefault="00000000">
      <w:pPr>
        <w:ind w:left="720"/>
      </w:pPr>
      <w:r>
        <w:t xml:space="preserve">Harry la volvió a mirar y no muy convencido </w:t>
      </w:r>
      <w:r w:rsidR="00F54961">
        <w:t>asintió</w:t>
      </w:r>
      <w:r>
        <w:t xml:space="preserve"> con la cabeza. </w:t>
      </w:r>
      <w:r w:rsidR="00852C1B">
        <w:br w:type="page"/>
      </w:r>
      <w:r>
        <w:lastRenderedPageBreak/>
        <w:t>Las palabras del director, un hombre canoso de unos cincuenta y tantos años, vestido con el uniforme de gala</w:t>
      </w:r>
      <w:r w:rsidR="00F45D82">
        <w:t xml:space="preserve"> de la </w:t>
      </w:r>
      <w:r>
        <w:t>Royal Navy</w:t>
      </w:r>
      <w:r w:rsidR="00F45D82">
        <w:t>,</w:t>
      </w:r>
      <w:r>
        <w:t xml:space="preserve"> fueron de más elocuentes, al referirse sobre el final de la obra, y </w:t>
      </w:r>
      <w:r w:rsidR="00E25902">
        <w:t>agradécele</w:t>
      </w:r>
      <w:r>
        <w:t xml:space="preserve"> a todos los </w:t>
      </w:r>
      <w:r w:rsidR="00E25902">
        <w:t>que</w:t>
      </w:r>
      <w:r>
        <w:t xml:space="preserve"> participaron en ella y en especial al ingeniero Robert </w:t>
      </w:r>
      <w:r w:rsidR="00702ABC">
        <w:t>Lynch</w:t>
      </w:r>
      <w:r>
        <w:t xml:space="preserve"> </w:t>
      </w:r>
      <w:r w:rsidR="00071913">
        <w:t xml:space="preserve">― </w:t>
      </w:r>
      <w:r>
        <w:t xml:space="preserve">Después vendrá otra etapa, dijo como </w:t>
      </w:r>
      <w:r w:rsidR="001348E8">
        <w:t>queriendo</w:t>
      </w:r>
      <w:r>
        <w:t xml:space="preserve"> ocultar algo, pero no estoy autorizado en estos momentos para mencionarla.</w:t>
      </w:r>
    </w:p>
    <w:p w14:paraId="348EDD5A" w14:textId="03851E3E" w:rsidR="00165010" w:rsidRDefault="00422D18">
      <w:pPr>
        <w:ind w:left="720"/>
        <w:rPr>
          <w:rPrChange w:id="829" w:author="Author" w:date="2024-06-26T12:40:00Z">
            <w:rPr>
              <w:sz w:val="28"/>
            </w:rPr>
          </w:rPrChange>
        </w:rPr>
      </w:pPr>
      <w:r>
        <w:t xml:space="preserve">― </w:t>
      </w:r>
      <w:r w:rsidR="003C63D1">
        <w:t>Janica</w:t>
      </w:r>
      <w:r>
        <w:t xml:space="preserve"> pensó en esos momentos </w:t>
      </w:r>
      <w:r w:rsidR="00462522">
        <w:t>que</w:t>
      </w:r>
      <w:r>
        <w:t xml:space="preserve"> ya no tendría más </w:t>
      </w:r>
      <w:r w:rsidR="00462522">
        <w:t>que</w:t>
      </w:r>
      <w:r>
        <w:t xml:space="preserve"> investigar, en esta etapa, no había la menor duda </w:t>
      </w:r>
      <w:r w:rsidR="00462522">
        <w:t>que</w:t>
      </w:r>
      <w:r>
        <w:t xml:space="preserve"> la instalación subterránea del agua pesada </w:t>
      </w:r>
      <w:r w:rsidR="00462522">
        <w:t>que</w:t>
      </w:r>
      <w:r>
        <w:t xml:space="preserve"> se había construido en Colchester era con fines bélicos, y eso es lo </w:t>
      </w:r>
      <w:r w:rsidR="00462522">
        <w:t>que</w:t>
      </w:r>
      <w:r>
        <w:t xml:space="preserve"> reportaría a sus jefes en Moscú. </w:t>
      </w:r>
    </w:p>
    <w:p w14:paraId="16E872FD" w14:textId="750FFD63" w:rsidR="00852C1B" w:rsidRDefault="00000000">
      <w:pPr>
        <w:ind w:left="720"/>
      </w:pPr>
      <w:r>
        <w:t xml:space="preserve">En el transcurso de la reunión </w:t>
      </w:r>
      <w:r w:rsidR="00462522">
        <w:t>que</w:t>
      </w:r>
      <w:r>
        <w:t xml:space="preserve"> se prolongó por más de dos horas, </w:t>
      </w:r>
      <w:r w:rsidR="003C63D1">
        <w:t>Janica</w:t>
      </w:r>
      <w:r>
        <w:t xml:space="preserve">, notó la cantidad de alcohol </w:t>
      </w:r>
      <w:r w:rsidR="00462522">
        <w:t>que</w:t>
      </w:r>
      <w:r>
        <w:t xml:space="preserve"> bebía </w:t>
      </w:r>
      <w:r w:rsidR="00702ABC">
        <w:t>Lynch</w:t>
      </w:r>
      <w:r>
        <w:t xml:space="preserve"> y la gente </w:t>
      </w:r>
      <w:r w:rsidR="00462522">
        <w:t>que</w:t>
      </w:r>
      <w:r>
        <w:t xml:space="preserve"> saludó presentándola como su pareja. Seguramente, </w:t>
      </w:r>
      <w:r w:rsidR="00702ABC">
        <w:t>Lynch</w:t>
      </w:r>
      <w:r>
        <w:t xml:space="preserve"> le iba proponer sexo, en su departamento o en el auto, ella lo sabía </w:t>
      </w:r>
      <w:r w:rsidR="00462522">
        <w:t>que</w:t>
      </w:r>
      <w:r>
        <w:t xml:space="preserve"> tendría </w:t>
      </w:r>
      <w:r w:rsidR="00E25902">
        <w:t>que</w:t>
      </w:r>
      <w:r>
        <w:t xml:space="preserve"> pagar un alto costo por las informaciones </w:t>
      </w:r>
      <w:r w:rsidR="00462522">
        <w:t>que</w:t>
      </w:r>
      <w:r>
        <w:t xml:space="preserve"> recogió sobre la instalación del agua pesada subterránea, y tenía </w:t>
      </w:r>
      <w:r w:rsidR="00E25902">
        <w:t>que</w:t>
      </w:r>
      <w:r>
        <w:t xml:space="preserve"> estar preparada para ese momento. Su parte humana, pensó, en un momento en las caricias lejanas de Kevin antes de hacer el amor y </w:t>
      </w:r>
      <w:r w:rsidR="00E25902">
        <w:t>sintió</w:t>
      </w:r>
      <w:r>
        <w:t xml:space="preserve"> deseos de salir de esa reunión huyendo y buscarlo para no separarse nunca más de él, pero ella era una agente preparada durante años, para enfrentar los peores tormentos sí caía en manos de los enemigos, hasta era amiga de la muerte llevando </w:t>
      </w:r>
      <w:r w:rsidR="00F0595B">
        <w:t>consigo</w:t>
      </w:r>
      <w:r>
        <w:t xml:space="preserve"> pastillas </w:t>
      </w:r>
      <w:r w:rsidR="00E25902">
        <w:t>mortíferas</w:t>
      </w:r>
      <w:r>
        <w:t xml:space="preserve"> en caso extremo para dejar de existir.</w:t>
      </w:r>
      <w:r w:rsidR="00852C1B">
        <w:br w:type="page"/>
      </w:r>
      <w:r w:rsidR="003C63D1">
        <w:lastRenderedPageBreak/>
        <w:t>Janica</w:t>
      </w:r>
      <w:r>
        <w:t xml:space="preserve"> prefirió no correr riesgo esa noche con la conducción de </w:t>
      </w:r>
      <w:r w:rsidR="00702ABC">
        <w:t>Lynch</w:t>
      </w:r>
      <w:r>
        <w:t xml:space="preserve"> al volante. Manejó el </w:t>
      </w:r>
      <w:r w:rsidR="00E25902">
        <w:t>Porsche</w:t>
      </w:r>
      <w:r>
        <w:t xml:space="preserve"> hasta el departamento del ingeniero, mientras, este </w:t>
      </w:r>
      <w:r w:rsidR="00E25902">
        <w:t>repetía</w:t>
      </w:r>
      <w:r>
        <w:t xml:space="preserve"> palabras incoherentes, sentado en el </w:t>
      </w:r>
      <w:r w:rsidR="00194DD9">
        <w:t>asiento</w:t>
      </w:r>
      <w:r>
        <w:t xml:space="preserve"> del acompañante.</w:t>
      </w:r>
    </w:p>
    <w:p w14:paraId="0B19F201" w14:textId="77777777" w:rsidR="00165010" w:rsidRDefault="00000000">
      <w:pPr>
        <w:ind w:left="720"/>
        <w:rPr>
          <w:rPrChange w:id="830" w:author="Author" w:date="2024-06-26T12:40:00Z">
            <w:rPr>
              <w:sz w:val="28"/>
            </w:rPr>
          </w:rPrChange>
        </w:rPr>
      </w:pPr>
      <w:r>
        <w:t>Como pudo lo introdujo en la casa y lo tiró en la cama como una bolsa de papas.</w:t>
      </w:r>
    </w:p>
    <w:p w14:paraId="7D65B885" w14:textId="0CC9CEB9" w:rsidR="00165010" w:rsidRDefault="00000000">
      <w:pPr>
        <w:ind w:left="720"/>
        <w:rPr>
          <w:rPrChange w:id="831" w:author="Author" w:date="2024-06-26T12:40:00Z">
            <w:rPr>
              <w:sz w:val="28"/>
            </w:rPr>
          </w:rPrChange>
        </w:rPr>
      </w:pPr>
      <w:r>
        <w:t xml:space="preserve">De repente, </w:t>
      </w:r>
      <w:r w:rsidR="00702ABC">
        <w:t>Lynch</w:t>
      </w:r>
      <w:r>
        <w:t xml:space="preserve"> despertó y la abrazó, tratando de desnudarla, </w:t>
      </w:r>
      <w:r w:rsidR="003C63D1">
        <w:t>Janica</w:t>
      </w:r>
      <w:r>
        <w:t xml:space="preserve"> se dejó seducir, pero al instante, le aclaró.</w:t>
      </w:r>
    </w:p>
    <w:p w14:paraId="4264D44E" w14:textId="77777777" w:rsidR="00165010" w:rsidRDefault="00422D18">
      <w:pPr>
        <w:ind w:left="720"/>
        <w:rPr>
          <w:rPrChange w:id="832" w:author="Author" w:date="2024-06-26T12:40:00Z">
            <w:rPr>
              <w:sz w:val="28"/>
            </w:rPr>
          </w:rPrChange>
        </w:rPr>
      </w:pPr>
      <w:r>
        <w:t>― Acostumbro beber una copa de champan ante del sexo, cariño, ¿me acompañas?, le preguntó, acariciándole la cara.</w:t>
      </w:r>
    </w:p>
    <w:p w14:paraId="31319645" w14:textId="29903FD8" w:rsidR="00165010" w:rsidRDefault="00702ABC">
      <w:pPr>
        <w:ind w:left="720"/>
        <w:rPr>
          <w:rPrChange w:id="833" w:author="Author" w:date="2024-06-26T12:40:00Z">
            <w:rPr>
              <w:sz w:val="28"/>
            </w:rPr>
          </w:rPrChange>
        </w:rPr>
      </w:pPr>
      <w:r>
        <w:t>Lynch</w:t>
      </w:r>
      <w:r w:rsidR="00A03699">
        <w:t xml:space="preserve"> </w:t>
      </w:r>
      <w:r w:rsidR="0027069B">
        <w:t>sonrió</w:t>
      </w:r>
      <w:r w:rsidR="00A03699">
        <w:t xml:space="preserve"> todo lo </w:t>
      </w:r>
      <w:r w:rsidR="00E25902">
        <w:t>que</w:t>
      </w:r>
      <w:r w:rsidR="00A03699">
        <w:t xml:space="preserve"> pudo, mientras no dejaba de tocarla con los ojos claros bien abiertos. </w:t>
      </w:r>
      <w:r w:rsidR="00071913">
        <w:t xml:space="preserve">― </w:t>
      </w:r>
      <w:r w:rsidR="00A03699">
        <w:t xml:space="preserve">Que sean dos copas, muñeca, le contestó </w:t>
      </w:r>
      <w:r w:rsidR="00E25902">
        <w:t>eructando</w:t>
      </w:r>
      <w:r w:rsidR="00A03699">
        <w:t>, mientras le señalaba una heladera repleta de bebidas.</w:t>
      </w:r>
    </w:p>
    <w:p w14:paraId="12677BFD" w14:textId="2DC2B428" w:rsidR="00852C1B" w:rsidRDefault="003C63D1">
      <w:pPr>
        <w:ind w:left="720"/>
      </w:pPr>
      <w:r>
        <w:t>Janica</w:t>
      </w:r>
      <w:r w:rsidR="00D7629C">
        <w:t xml:space="preserve"> disolvió el fuerte somnífero en la copa para </w:t>
      </w:r>
      <w:r w:rsidR="00702ABC">
        <w:t>Lynch</w:t>
      </w:r>
      <w:r w:rsidR="00D7629C">
        <w:t xml:space="preserve"> y se lo dio a beber. No tuvo </w:t>
      </w:r>
      <w:r w:rsidR="00E25902">
        <w:t>que</w:t>
      </w:r>
      <w:r w:rsidR="00D7629C">
        <w:t xml:space="preserve"> esperar mucho tiempo para ver al ingeniero totalmente dormido, entonces, sacó su pistola automática y se la puso en la cien </w:t>
      </w:r>
      <w:r w:rsidR="00071913">
        <w:t xml:space="preserve">― </w:t>
      </w:r>
      <w:r w:rsidR="00D7629C">
        <w:t xml:space="preserve">Cerdo capitalista, te mataré, le gritó limpiándose con una toalla, el semen de </w:t>
      </w:r>
      <w:r w:rsidR="00702ABC">
        <w:t>Lynch</w:t>
      </w:r>
      <w:r w:rsidR="00D7629C">
        <w:t xml:space="preserve"> en sus pechos, pero no llegó a disparar, con una rabia contenida guardó el arma, y lo empezó a desvestirlo, solamente, le dejó el calzoncillo puesto y desacomodó la cama, al instante, se fue del lugar, pensando, </w:t>
      </w:r>
      <w:r w:rsidR="00462522">
        <w:t>que</w:t>
      </w:r>
      <w:r w:rsidR="00D7629C">
        <w:t xml:space="preserve">, quizás, había tenido una noche de suerte, al enterarse en el cóctel las verdaderas razones de la obra subterránea. Sabía </w:t>
      </w:r>
      <w:r w:rsidR="00462522">
        <w:t>que</w:t>
      </w:r>
      <w:r w:rsidR="00D7629C">
        <w:t xml:space="preserve"> sí no tenía esos datos, se los tendría </w:t>
      </w:r>
      <w:r w:rsidR="00E25902">
        <w:t>que</w:t>
      </w:r>
      <w:r w:rsidR="00D7629C">
        <w:t xml:space="preserve"> haber sacado a </w:t>
      </w:r>
      <w:r w:rsidR="00702ABC">
        <w:t>Lynch</w:t>
      </w:r>
      <w:r w:rsidR="00D7629C">
        <w:t xml:space="preserve"> en la cama , sí o sí, </w:t>
      </w:r>
      <w:r w:rsidR="00462522">
        <w:t>por qué</w:t>
      </w:r>
      <w:r w:rsidR="00D7629C">
        <w:t xml:space="preserve"> esa era la orden cifrada </w:t>
      </w:r>
      <w:r w:rsidR="00462522">
        <w:t>que</w:t>
      </w:r>
      <w:r w:rsidR="00D7629C">
        <w:t xml:space="preserve"> había recibido desde Moscú, más sabiendo </w:t>
      </w:r>
      <w:r w:rsidR="00E25902">
        <w:t>que</w:t>
      </w:r>
      <w:r w:rsidR="00D7629C">
        <w:t xml:space="preserve"> el ingeniero al día </w:t>
      </w:r>
      <w:r w:rsidR="0051146D">
        <w:t>siguiente</w:t>
      </w:r>
      <w:r w:rsidR="00D7629C">
        <w:t xml:space="preserve"> iba a viajar Australia, por un tiempo prolongado y por razones laborales, </w:t>
      </w:r>
      <w:r w:rsidR="00E25902">
        <w:t>así</w:t>
      </w:r>
      <w:r w:rsidR="00D7629C">
        <w:t xml:space="preserve"> se lo había dicho el antes de la reunión. </w:t>
      </w:r>
      <w:r>
        <w:t>Janica</w:t>
      </w:r>
      <w:r w:rsidR="00D7629C">
        <w:t xml:space="preserve"> no era creyente, pero miró al cielo y exhaló todo lo </w:t>
      </w:r>
      <w:r w:rsidR="00E25902">
        <w:t>que</w:t>
      </w:r>
      <w:r w:rsidR="00D7629C">
        <w:t xml:space="preserve"> pudo, pensando, a lo </w:t>
      </w:r>
      <w:r w:rsidR="00462522">
        <w:t>que</w:t>
      </w:r>
      <w:r w:rsidR="00D7629C">
        <w:t xml:space="preserve"> se tenía </w:t>
      </w:r>
      <w:r w:rsidR="00E25902">
        <w:t>que</w:t>
      </w:r>
      <w:r w:rsidR="00D7629C">
        <w:t xml:space="preserve"> haberse sometido por la lealtad a su patria, sí no hubiese obtenido esa información </w:t>
      </w:r>
      <w:r w:rsidR="00E25902">
        <w:t>clasificada</w:t>
      </w:r>
      <w:r w:rsidR="00D7629C">
        <w:t xml:space="preserve"> del propio jefe de la armada, solamente, le entregó sus senos al ingeniero, </w:t>
      </w:r>
      <w:r w:rsidR="00462522">
        <w:t>que</w:t>
      </w:r>
      <w:r w:rsidR="00D7629C">
        <w:t xml:space="preserve"> estaba </w:t>
      </w:r>
      <w:r w:rsidR="00E25902">
        <w:t>obsesionado</w:t>
      </w:r>
      <w:r w:rsidR="00D7629C">
        <w:t xml:space="preserve"> con ella, hábilmente, fingió orgasmos para apurarlo a </w:t>
      </w:r>
      <w:r w:rsidR="00462522">
        <w:t>que</w:t>
      </w:r>
      <w:r w:rsidR="00D7629C">
        <w:t xml:space="preserve"> terminara, y después, </w:t>
      </w:r>
      <w:r w:rsidR="00702ABC">
        <w:t>Lynch</w:t>
      </w:r>
      <w:r w:rsidR="00D7629C">
        <w:t xml:space="preserve"> se </w:t>
      </w:r>
      <w:r w:rsidR="00F54961">
        <w:t>quedó</w:t>
      </w:r>
      <w:r w:rsidR="00D7629C">
        <w:t xml:space="preserve"> dormido, seguramente, sí algún día se lo confesará a Kevin lo </w:t>
      </w:r>
      <w:r w:rsidR="00E25902">
        <w:t>que</w:t>
      </w:r>
      <w:r w:rsidR="00D7629C">
        <w:t xml:space="preserve"> vivió esta noche con el Ingeniero no lo entendería.</w:t>
      </w:r>
      <w:r w:rsidR="00852C1B">
        <w:br w:type="page"/>
      </w:r>
      <w:r w:rsidR="00702ABC">
        <w:lastRenderedPageBreak/>
        <w:t>Lynch</w:t>
      </w:r>
      <w:r w:rsidR="00D7629C">
        <w:t xml:space="preserve">, Se despertó esa mañana con un fuerte dolor de cabeza y con una resaca incluida y </w:t>
      </w:r>
      <w:r w:rsidR="004B609E">
        <w:t>sin</w:t>
      </w:r>
      <w:r w:rsidR="00D7629C">
        <w:t xml:space="preserve"> saber </w:t>
      </w:r>
      <w:r w:rsidR="00E25902">
        <w:t>dónde</w:t>
      </w:r>
      <w:r w:rsidR="00D7629C">
        <w:t xml:space="preserve"> se encontraba, abrió como pudo los ojos en la claridad del día y notó </w:t>
      </w:r>
      <w:r w:rsidR="00462522">
        <w:t>que</w:t>
      </w:r>
      <w:r w:rsidR="00D7629C">
        <w:t xml:space="preserve"> estaba en su habitación, semidesnudo, solamente tenía puesto el calzoncillo entre las piernas, y arrugando la frente se </w:t>
      </w:r>
      <w:r w:rsidR="00F54961">
        <w:t>quedó</w:t>
      </w:r>
      <w:r w:rsidR="00D7629C">
        <w:t xml:space="preserve"> pensando, los últimos momentos despierto junto a </w:t>
      </w:r>
      <w:r>
        <w:t>Janica</w:t>
      </w:r>
      <w:r w:rsidR="00D7629C">
        <w:t xml:space="preserve"> y, de repente, una sonrisa de satisfacción lo embargó al recordar esos pechos turgentes y blancos como la nieve, acariciándolos, suave con los labios, mientras, ella de rodillas en la cama inclinaba la cabeza hacía atrás, incitándolo para </w:t>
      </w:r>
      <w:r w:rsidR="00462522">
        <w:t>que</w:t>
      </w:r>
      <w:r w:rsidR="00D7629C">
        <w:t xml:space="preserve"> </w:t>
      </w:r>
      <w:r w:rsidR="00E25902">
        <w:t>siguiera</w:t>
      </w:r>
      <w:r w:rsidR="00D7629C">
        <w:t xml:space="preserve"> </w:t>
      </w:r>
      <w:r w:rsidR="00071913">
        <w:t xml:space="preserve">― </w:t>
      </w:r>
      <w:r w:rsidR="00D7629C">
        <w:t xml:space="preserve">No te detengas, no te detengas, le repitió. Entonces, </w:t>
      </w:r>
      <w:r w:rsidR="00E25902">
        <w:t>él</w:t>
      </w:r>
      <w:r w:rsidR="00D7629C">
        <w:t xml:space="preserve"> le junto los senos y con un largo suspiro de </w:t>
      </w:r>
      <w:r w:rsidR="00EF42CB">
        <w:t>ansiedad</w:t>
      </w:r>
      <w:r w:rsidR="00D7629C">
        <w:t>, le eyaculo.</w:t>
      </w:r>
    </w:p>
    <w:p w14:paraId="4715E2A7" w14:textId="34C15CF5" w:rsidR="00165010" w:rsidRDefault="00000000">
      <w:pPr>
        <w:ind w:left="720"/>
        <w:rPr>
          <w:rPrChange w:id="834" w:author="Author" w:date="2024-06-26T12:40:00Z">
            <w:rPr>
              <w:sz w:val="28"/>
            </w:rPr>
          </w:rPrChange>
        </w:rPr>
      </w:pPr>
      <w:r>
        <w:t xml:space="preserve">Después, la nada, no recuerda haber tenido otro momento de sexo con ella, pero se alentó el mismo </w:t>
      </w:r>
      <w:r w:rsidR="00071913">
        <w:t xml:space="preserve">― </w:t>
      </w:r>
      <w:r>
        <w:t xml:space="preserve">Seguramente, lo tuve y de </w:t>
      </w:r>
      <w:r w:rsidR="00462522">
        <w:t>qué</w:t>
      </w:r>
      <w:r>
        <w:t xml:space="preserve"> forma, sí desperté desnudo, espero </w:t>
      </w:r>
      <w:r w:rsidR="00E25902">
        <w:t>que</w:t>
      </w:r>
      <w:r>
        <w:t xml:space="preserve"> haya </w:t>
      </w:r>
      <w:r w:rsidR="00F33C32">
        <w:t>sido</w:t>
      </w:r>
      <w:r>
        <w:t xml:space="preserve"> así, de repente, observó las dos copas de champán </w:t>
      </w:r>
      <w:r w:rsidR="00462522">
        <w:t>que</w:t>
      </w:r>
      <w:r>
        <w:t xml:space="preserve"> había servido </w:t>
      </w:r>
      <w:r w:rsidR="003C63D1">
        <w:t>Janica</w:t>
      </w:r>
      <w:r>
        <w:t xml:space="preserve">. Se sorprendió al ver una de las copas con un </w:t>
      </w:r>
      <w:r w:rsidR="00E25902">
        <w:t>líquido</w:t>
      </w:r>
      <w:r>
        <w:t xml:space="preserve"> diferente </w:t>
      </w:r>
      <w:r w:rsidR="00462522">
        <w:t>que</w:t>
      </w:r>
      <w:r>
        <w:t xml:space="preserve"> </w:t>
      </w:r>
      <w:r w:rsidR="00FC2BD8">
        <w:t>quedaba</w:t>
      </w:r>
      <w:r>
        <w:t xml:space="preserve"> en el fondo del vaso. Lo olfateó </w:t>
      </w:r>
      <w:r w:rsidR="00071913">
        <w:t xml:space="preserve">― </w:t>
      </w:r>
      <w:r>
        <w:t xml:space="preserve">Maldita ramera, me drogó para robarme, y yo como un imbécil pensé </w:t>
      </w:r>
      <w:r w:rsidR="00E25902">
        <w:t>que</w:t>
      </w:r>
      <w:r>
        <w:t xml:space="preserve"> el alcohol me había superado. Rápidamente, revisó la billetera </w:t>
      </w:r>
      <w:r w:rsidR="00462522">
        <w:t>que</w:t>
      </w:r>
      <w:r>
        <w:t xml:space="preserve"> sacó de su pantalón. </w:t>
      </w:r>
      <w:r w:rsidR="00071913">
        <w:t xml:space="preserve">― </w:t>
      </w:r>
      <w:r>
        <w:t xml:space="preserve">Las tarjetas están todas y el dinero no me falta. Su intención no era robarme </w:t>
      </w:r>
      <w:r w:rsidR="00462522">
        <w:t xml:space="preserve">¿Por qué  </w:t>
      </w:r>
      <w:r>
        <w:t xml:space="preserve">lo habrá hecho, se dijo, sentado al borde de la cama, mordiéndose el labio inferior. </w:t>
      </w:r>
    </w:p>
    <w:p w14:paraId="2DA4EA40" w14:textId="25941B70" w:rsidR="00165010" w:rsidRDefault="00000000">
      <w:pPr>
        <w:ind w:left="720"/>
        <w:rPr>
          <w:rPrChange w:id="835" w:author="Author" w:date="2024-06-26T12:40:00Z">
            <w:rPr>
              <w:sz w:val="28"/>
            </w:rPr>
          </w:rPrChange>
        </w:rPr>
      </w:pPr>
      <w:r>
        <w:t xml:space="preserve"> ― Seguramente, </w:t>
      </w:r>
      <w:r w:rsidR="003C63D1">
        <w:t>Janica</w:t>
      </w:r>
      <w:r>
        <w:t xml:space="preserve">, no es la </w:t>
      </w:r>
      <w:r w:rsidR="00F54961">
        <w:t>simple</w:t>
      </w:r>
      <w:r>
        <w:t xml:space="preserve"> mesera de un burdel, </w:t>
      </w:r>
      <w:r w:rsidR="00462522">
        <w:t>que</w:t>
      </w:r>
      <w:r>
        <w:t xml:space="preserve"> me lo quiere hacer creer, es algo diferente, se nota en su vocabulario refinado, su nivel intelectual, la forma de pararse, además, de su belleza, </w:t>
      </w:r>
      <w:r w:rsidR="00462522">
        <w:t>que</w:t>
      </w:r>
      <w:r>
        <w:t xml:space="preserve"> hizo diferencias con las demás mujeres en el cóctel de noche.</w:t>
      </w:r>
    </w:p>
    <w:p w14:paraId="64E093BD" w14:textId="5864699D" w:rsidR="00852C1B" w:rsidRDefault="00000000">
      <w:pPr>
        <w:ind w:left="720"/>
      </w:pPr>
      <w:r>
        <w:t xml:space="preserve"> Estaba </w:t>
      </w:r>
      <w:r w:rsidR="00E25902">
        <w:t>obsesionado</w:t>
      </w:r>
      <w:r>
        <w:t xml:space="preserve"> por acostarse con ella. </w:t>
      </w:r>
      <w:r w:rsidR="00702ABC">
        <w:t>Lynch</w:t>
      </w:r>
      <w:r>
        <w:t xml:space="preserve"> era un hombre de mundo, acostumbrado a tener relaciones amorosas en todos los lugares </w:t>
      </w:r>
      <w:r w:rsidR="00462522">
        <w:t>que</w:t>
      </w:r>
      <w:r>
        <w:t xml:space="preserve"> le tocó estar, pero nunca conoció una mujer como </w:t>
      </w:r>
      <w:r w:rsidR="003C63D1">
        <w:t>Janica</w:t>
      </w:r>
      <w:r>
        <w:t xml:space="preserve">, se maldice no haberse dado cuenta cuando tomó el champán. Estaba a horas de embarcarse hacía Australia y se </w:t>
      </w:r>
      <w:r w:rsidR="00E25902">
        <w:t>quedaba</w:t>
      </w:r>
      <w:r>
        <w:t xml:space="preserve"> con una rara sensación amarga de no volverla a ver y descubrir su verdadera identidad. </w:t>
      </w:r>
      <w:r w:rsidR="00852C1B">
        <w:br w:type="page"/>
      </w:r>
      <w:r w:rsidR="003C63D1">
        <w:lastRenderedPageBreak/>
        <w:t>Janica</w:t>
      </w:r>
      <w:r>
        <w:t xml:space="preserve">, salió del departamento de </w:t>
      </w:r>
      <w:r w:rsidR="00702ABC">
        <w:t>Lynch</w:t>
      </w:r>
      <w:r>
        <w:t xml:space="preserve">, pensando en Kevin, tenía la imperiosa </w:t>
      </w:r>
      <w:r w:rsidR="00736238">
        <w:t>necesidad</w:t>
      </w:r>
      <w:r>
        <w:t xml:space="preserve"> de estar con </w:t>
      </w:r>
      <w:r w:rsidR="00736238">
        <w:t>él</w:t>
      </w:r>
      <w:r>
        <w:t xml:space="preserve"> y abrazarlo, no fue grato lo </w:t>
      </w:r>
      <w:r w:rsidR="00462522">
        <w:t>que</w:t>
      </w:r>
      <w:r>
        <w:t xml:space="preserve"> le tocó vivir con el ingeniero, más haya </w:t>
      </w:r>
      <w:r w:rsidR="00462522">
        <w:t>que</w:t>
      </w:r>
      <w:r>
        <w:t xml:space="preserve"> ella estaba preparada para toda esa clase de </w:t>
      </w:r>
      <w:r w:rsidR="00736238">
        <w:t>situaciones</w:t>
      </w:r>
      <w:r>
        <w:t xml:space="preserve">, pero como dice </w:t>
      </w:r>
      <w:r w:rsidR="00E23FA5">
        <w:t>siempre</w:t>
      </w:r>
      <w:r>
        <w:t xml:space="preserve">, hay algo de humana en ella , y </w:t>
      </w:r>
      <w:r w:rsidR="00AE769E">
        <w:t>necesita</w:t>
      </w:r>
      <w:r>
        <w:t xml:space="preserve"> de Kevin, para </w:t>
      </w:r>
      <w:r w:rsidR="00462522">
        <w:t>que</w:t>
      </w:r>
      <w:r>
        <w:t xml:space="preserve"> la proteja y la acobije entre sus brazos.</w:t>
      </w:r>
    </w:p>
    <w:p w14:paraId="4403E1BB" w14:textId="75975046" w:rsidR="00165010" w:rsidRDefault="00000000">
      <w:pPr>
        <w:ind w:left="720"/>
        <w:rPr>
          <w:rPrChange w:id="836" w:author="Author" w:date="2024-06-26T12:40:00Z">
            <w:rPr>
              <w:sz w:val="28"/>
            </w:rPr>
          </w:rPrChange>
        </w:rPr>
      </w:pPr>
      <w:r>
        <w:t xml:space="preserve">No llegaron a la cama, era tal las ansías de estar juntos </w:t>
      </w:r>
      <w:r w:rsidR="00462522">
        <w:t>que</w:t>
      </w:r>
      <w:r>
        <w:t xml:space="preserve"> </w:t>
      </w:r>
      <w:r w:rsidR="004B609E">
        <w:t>Kevin</w:t>
      </w:r>
      <w:r>
        <w:t xml:space="preserve"> la apoyó en la pared  del living, y le levantó el vestido, mientras, ella le sacaba la remera. No hubo palabras, sólo gemidos y caricias </w:t>
      </w:r>
      <w:r w:rsidR="00462522">
        <w:t>que</w:t>
      </w:r>
      <w:r>
        <w:t xml:space="preserve"> se transformaron en gritos de placer.</w:t>
      </w:r>
    </w:p>
    <w:p w14:paraId="63F7A3E4" w14:textId="23F015CA" w:rsidR="00165010" w:rsidRDefault="00422D18">
      <w:pPr>
        <w:ind w:left="720"/>
        <w:rPr>
          <w:rPrChange w:id="837" w:author="Author" w:date="2024-06-26T12:40:00Z">
            <w:rPr>
              <w:sz w:val="28"/>
            </w:rPr>
          </w:rPrChange>
        </w:rPr>
      </w:pPr>
      <w:r>
        <w:t xml:space="preserve">― Te extrañe mucho, mi amor, le confesó Kevin acariciándole el rostro, mientras ella no se despegaba de </w:t>
      </w:r>
      <w:r w:rsidR="00736238">
        <w:t>él</w:t>
      </w:r>
      <w:r>
        <w:t>.</w:t>
      </w:r>
    </w:p>
    <w:p w14:paraId="2E573D51" w14:textId="2312575F" w:rsidR="00165010" w:rsidRDefault="00000000">
      <w:pPr>
        <w:ind w:left="720"/>
        <w:rPr>
          <w:rPrChange w:id="838" w:author="Author" w:date="2024-06-26T12:40:00Z">
            <w:rPr>
              <w:sz w:val="28"/>
            </w:rPr>
          </w:rPrChange>
        </w:rPr>
      </w:pPr>
      <w:r>
        <w:t xml:space="preserve">Cuando quiso hablarle a ella le brotó una lagrima por la mejilla y tardó unos segundos para responder </w:t>
      </w:r>
      <w:r w:rsidR="00071913">
        <w:t xml:space="preserve">― </w:t>
      </w:r>
      <w:r>
        <w:t xml:space="preserve">Tenemos </w:t>
      </w:r>
      <w:r w:rsidR="00736238">
        <w:t>que</w:t>
      </w:r>
      <w:r>
        <w:t xml:space="preserve"> irnos de Inglaterra, Kevin, sí </w:t>
      </w:r>
      <w:r w:rsidR="00736238">
        <w:t>queremos</w:t>
      </w:r>
      <w:r>
        <w:t xml:space="preserve"> seguir juntos. Nos </w:t>
      </w:r>
      <w:r w:rsidR="003556BD">
        <w:t>queda</w:t>
      </w:r>
      <w:r>
        <w:t xml:space="preserve"> muy poco tiempo para huir de aquí.</w:t>
      </w:r>
    </w:p>
    <w:p w14:paraId="63D81DF2" w14:textId="25A119A3" w:rsidR="00165010" w:rsidRDefault="00422D18">
      <w:pPr>
        <w:ind w:left="720"/>
        <w:rPr>
          <w:rPrChange w:id="839" w:author="Author" w:date="2024-06-26T12:40:00Z">
            <w:rPr>
              <w:sz w:val="28"/>
            </w:rPr>
          </w:rPrChange>
        </w:rPr>
      </w:pPr>
      <w:r>
        <w:t xml:space="preserve">― Tengo la reservas de un vuelo para la semana </w:t>
      </w:r>
      <w:r w:rsidR="00736238">
        <w:t>que</w:t>
      </w:r>
      <w:r>
        <w:t xml:space="preserve"> viene a Canadá, creo </w:t>
      </w:r>
      <w:r w:rsidR="00736238">
        <w:t>que</w:t>
      </w:r>
      <w:r>
        <w:t xml:space="preserve"> es el país más indicado para comenzar una vida nueva, le propuso más </w:t>
      </w:r>
      <w:r w:rsidR="00462522">
        <w:t>que</w:t>
      </w:r>
      <w:r>
        <w:t xml:space="preserve"> convencido Kevin.</w:t>
      </w:r>
    </w:p>
    <w:p w14:paraId="7501BEBA" w14:textId="3F1D1BBC" w:rsidR="00165010" w:rsidRDefault="003C63D1">
      <w:pPr>
        <w:ind w:left="720"/>
        <w:rPr>
          <w:rPrChange w:id="840" w:author="Author" w:date="2024-06-26T12:40:00Z">
            <w:rPr>
              <w:sz w:val="28"/>
            </w:rPr>
          </w:rPrChange>
        </w:rPr>
      </w:pPr>
      <w:r>
        <w:t>Janica</w:t>
      </w:r>
      <w:r w:rsidR="00D7629C">
        <w:t xml:space="preserve"> sonrió, y después se puso sería ― </w:t>
      </w:r>
      <w:r w:rsidR="00071913">
        <w:t xml:space="preserve">― </w:t>
      </w:r>
      <w:r w:rsidR="00D7629C">
        <w:t>No va hacer fácil salir del Reino Unido, me vigilan constantemente.</w:t>
      </w:r>
    </w:p>
    <w:p w14:paraId="5EFEE266" w14:textId="6ABF8B1D" w:rsidR="00165010" w:rsidRDefault="00422D18">
      <w:pPr>
        <w:ind w:left="720"/>
        <w:rPr>
          <w:rPrChange w:id="841" w:author="Author" w:date="2024-06-26T12:40:00Z">
            <w:rPr>
              <w:sz w:val="28"/>
            </w:rPr>
          </w:rPrChange>
        </w:rPr>
      </w:pPr>
      <w:r>
        <w:t>― ¿</w:t>
      </w:r>
      <w:r w:rsidR="00736238">
        <w:t>Quién</w:t>
      </w:r>
      <w:r>
        <w:t xml:space="preserve"> te vigila?, le indagó Kevin.</w:t>
      </w:r>
    </w:p>
    <w:p w14:paraId="73405491" w14:textId="1F7794E5" w:rsidR="00165010" w:rsidRDefault="00422D18">
      <w:pPr>
        <w:ind w:left="720"/>
        <w:rPr>
          <w:rPrChange w:id="842" w:author="Author" w:date="2024-06-26T12:40:00Z">
            <w:rPr>
              <w:sz w:val="28"/>
            </w:rPr>
          </w:rPrChange>
        </w:rPr>
      </w:pPr>
      <w:r>
        <w:t xml:space="preserve">― El servicio de inteligencia de mi país, quieren </w:t>
      </w:r>
      <w:r w:rsidR="00462522">
        <w:t>que</w:t>
      </w:r>
      <w:r>
        <w:t xml:space="preserve"> vuelva a Moscú.</w:t>
      </w:r>
    </w:p>
    <w:p w14:paraId="05F94600" w14:textId="41D30BDA" w:rsidR="00165010" w:rsidRDefault="00000000">
      <w:pPr>
        <w:ind w:left="720"/>
        <w:rPr>
          <w:rPrChange w:id="843" w:author="Author" w:date="2024-06-26T12:40:00Z">
            <w:rPr>
              <w:sz w:val="28"/>
            </w:rPr>
          </w:rPrChange>
        </w:rPr>
      </w:pPr>
      <w:r>
        <w:t xml:space="preserve">Kevin arrugó la frente </w:t>
      </w:r>
      <w:r w:rsidR="00071913">
        <w:t xml:space="preserve">― </w:t>
      </w:r>
      <w:r>
        <w:t>¿</w:t>
      </w:r>
      <w:r w:rsidR="00462522">
        <w:t>Por qué</w:t>
      </w:r>
      <w:r>
        <w:t>?</w:t>
      </w:r>
    </w:p>
    <w:p w14:paraId="46FF2346" w14:textId="350058A8" w:rsidR="00165010" w:rsidRDefault="00422D18">
      <w:pPr>
        <w:ind w:left="720"/>
        <w:rPr>
          <w:rPrChange w:id="844" w:author="Author" w:date="2024-06-26T12:40:00Z">
            <w:rPr>
              <w:sz w:val="28"/>
            </w:rPr>
          </w:rPrChange>
        </w:rPr>
      </w:pPr>
      <w:r>
        <w:t>― Por</w:t>
      </w:r>
      <w:r w:rsidR="00462522">
        <w:t>que</w:t>
      </w:r>
      <w:r>
        <w:t xml:space="preserve"> ya cumplí la </w:t>
      </w:r>
      <w:r w:rsidR="004172AE">
        <w:t>misión</w:t>
      </w:r>
      <w:r>
        <w:t xml:space="preserve">, pero </w:t>
      </w:r>
      <w:r w:rsidR="00736238">
        <w:t>quedaron</w:t>
      </w:r>
      <w:r>
        <w:t xml:space="preserve"> rastros y corro el riesgo </w:t>
      </w:r>
      <w:r w:rsidR="00462522">
        <w:t>que</w:t>
      </w:r>
      <w:r>
        <w:t xml:space="preserve"> también el MI5 me detenga ― hizo una pausa </w:t>
      </w:r>
      <w:r w:rsidR="00071913">
        <w:t xml:space="preserve">― </w:t>
      </w:r>
      <w:r>
        <w:t xml:space="preserve">Alguien me vendió, según el informe </w:t>
      </w:r>
      <w:r w:rsidR="00462522">
        <w:t>que</w:t>
      </w:r>
      <w:r>
        <w:t xml:space="preserve"> recibí de Moscú, están muy cerca de atraparme y </w:t>
      </w:r>
      <w:r w:rsidR="00736238">
        <w:t>tú</w:t>
      </w:r>
      <w:r>
        <w:t xml:space="preserve"> te verías seriamente implicado. Es </w:t>
      </w:r>
      <w:r w:rsidR="00DE0E40">
        <w:t>imposible</w:t>
      </w:r>
      <w:r>
        <w:t xml:space="preserve"> salir ahora de Inglaterra Nos tendremos </w:t>
      </w:r>
      <w:r w:rsidR="00462522">
        <w:t>que</w:t>
      </w:r>
      <w:r>
        <w:t xml:space="preserve"> ocultar fuera de Colchester y tratar de llegar a Londres como podamos.</w:t>
      </w:r>
    </w:p>
    <w:p w14:paraId="44F913E3" w14:textId="024AED7E" w:rsidR="00165010" w:rsidRDefault="00422D18">
      <w:pPr>
        <w:ind w:left="720"/>
        <w:rPr>
          <w:rPrChange w:id="845" w:author="Author" w:date="2024-06-26T12:40:00Z">
            <w:rPr>
              <w:sz w:val="28"/>
            </w:rPr>
          </w:rPrChange>
        </w:rPr>
      </w:pPr>
      <w:r>
        <w:t xml:space="preserve">― </w:t>
      </w:r>
      <w:r w:rsidR="004172AE">
        <w:t xml:space="preserve">¿Qué </w:t>
      </w:r>
      <w:r>
        <w:t>sucede sí entras en contacto con el MI5 y llegas hacer doble agente?, le preguntó Kevin.</w:t>
      </w:r>
    </w:p>
    <w:p w14:paraId="227CD50A" w14:textId="3E75BF18" w:rsidR="00165010" w:rsidRDefault="003C63D1">
      <w:pPr>
        <w:ind w:left="720"/>
        <w:rPr>
          <w:rPrChange w:id="846" w:author="Author" w:date="2024-06-26T12:40:00Z">
            <w:rPr>
              <w:sz w:val="28"/>
            </w:rPr>
          </w:rPrChange>
        </w:rPr>
      </w:pPr>
      <w:r>
        <w:t>Janica</w:t>
      </w:r>
      <w:r w:rsidR="00D7629C">
        <w:t xml:space="preserve"> lo miró seria y negó con la cabeza </w:t>
      </w:r>
      <w:r w:rsidR="00071913">
        <w:t xml:space="preserve">― </w:t>
      </w:r>
      <w:r w:rsidR="00D7629C">
        <w:t>Sería traición a mi patria. No haría eso.</w:t>
      </w:r>
    </w:p>
    <w:p w14:paraId="2A05B7DA" w14:textId="1EDB33D4" w:rsidR="00165010" w:rsidRDefault="00422D18">
      <w:pPr>
        <w:ind w:left="720"/>
        <w:rPr>
          <w:rPrChange w:id="847" w:author="Author" w:date="2024-06-26T12:40:00Z">
            <w:rPr>
              <w:sz w:val="28"/>
            </w:rPr>
          </w:rPrChange>
        </w:rPr>
      </w:pPr>
      <w:r>
        <w:t xml:space="preserve">― Pero sí te atrapan iras a la cárcel por muchos años y ya no nos volveríamos a ver, le advirtió Kevin, con una voz </w:t>
      </w:r>
      <w:r w:rsidR="00462522">
        <w:t>que</w:t>
      </w:r>
      <w:r>
        <w:t xml:space="preserve"> denotaba dolor.</w:t>
      </w:r>
    </w:p>
    <w:p w14:paraId="386AEA28" w14:textId="0AF8D9E4" w:rsidR="00165010" w:rsidRDefault="00000000">
      <w:pPr>
        <w:ind w:left="720"/>
        <w:rPr>
          <w:rPrChange w:id="848" w:author="Author" w:date="2024-06-26T12:40:00Z">
            <w:rPr>
              <w:sz w:val="28"/>
            </w:rPr>
          </w:rPrChange>
        </w:rPr>
      </w:pPr>
      <w:r>
        <w:t xml:space="preserve">Ella </w:t>
      </w:r>
      <w:r w:rsidR="00F54961">
        <w:t>asintió</w:t>
      </w:r>
      <w:r>
        <w:t xml:space="preserve"> con la cabeza, mientras, se </w:t>
      </w:r>
      <w:r w:rsidR="00F54961">
        <w:t>quedó</w:t>
      </w:r>
      <w:r>
        <w:t xml:space="preserve"> pensando.</w:t>
      </w:r>
    </w:p>
    <w:p w14:paraId="78A5D0B4" w14:textId="77777777" w:rsidR="00165010" w:rsidRDefault="00000000">
      <w:pPr>
        <w:ind w:left="720"/>
        <w:rPr>
          <w:rPrChange w:id="849" w:author="Author" w:date="2024-06-26T12:40:00Z">
            <w:rPr>
              <w:sz w:val="28"/>
            </w:rPr>
          </w:rPrChange>
        </w:rPr>
      </w:pPr>
      <w:r>
        <w:t xml:space="preserve">De repente, Kevin, abrió grande los ojos, y recordó algo. </w:t>
      </w:r>
    </w:p>
    <w:p w14:paraId="0C4470DF" w14:textId="42E037FF" w:rsidR="00165010" w:rsidRDefault="00422D18">
      <w:pPr>
        <w:ind w:left="720"/>
        <w:rPr>
          <w:rPrChange w:id="850" w:author="Author" w:date="2024-06-26T12:40:00Z">
            <w:rPr>
              <w:sz w:val="28"/>
            </w:rPr>
          </w:rPrChange>
        </w:rPr>
      </w:pPr>
      <w:r>
        <w:t xml:space="preserve">― Cuando fuimos a la playa, en Frinton-on-Sea, había una </w:t>
      </w:r>
      <w:r w:rsidR="00E002EC">
        <w:t>pequeña</w:t>
      </w:r>
      <w:r>
        <w:t xml:space="preserve"> cabaña </w:t>
      </w:r>
      <w:r w:rsidR="00462522">
        <w:t>que</w:t>
      </w:r>
      <w:r>
        <w:t xml:space="preserve"> se alquilaba frente al mar, recuerdo </w:t>
      </w:r>
      <w:r w:rsidR="00462522">
        <w:t>que</w:t>
      </w:r>
      <w:r>
        <w:t xml:space="preserve"> era un lugar hermoso, pero muy solitario. Si decidimos ir, no creo </w:t>
      </w:r>
      <w:r w:rsidR="00736238">
        <w:t>que</w:t>
      </w:r>
      <w:r>
        <w:t xml:space="preserve"> a nadie de los servicios de inteligencia se le ocurriría buscarnos a ese lugar, Intentémoslo, no deja </w:t>
      </w:r>
      <w:r w:rsidR="00736238">
        <w:t>de</w:t>
      </w:r>
      <w:r>
        <w:t xml:space="preserve"> ser una buena alternativa, hasta </w:t>
      </w:r>
      <w:r w:rsidR="00462522">
        <w:t>que</w:t>
      </w:r>
      <w:r>
        <w:t xml:space="preserve"> tengamos el día del vuelo a Canadá.</w:t>
      </w:r>
    </w:p>
    <w:p w14:paraId="3ED603A1" w14:textId="0E124654" w:rsidR="00954A22" w:rsidRDefault="003C63D1">
      <w:pPr>
        <w:ind w:left="720"/>
      </w:pPr>
      <w:r>
        <w:t>Janica</w:t>
      </w:r>
      <w:r w:rsidR="00D7629C">
        <w:t xml:space="preserve">, lo abrazo </w:t>
      </w:r>
      <w:r w:rsidR="00071913">
        <w:t xml:space="preserve">― </w:t>
      </w:r>
      <w:r w:rsidR="00D7629C">
        <w:t xml:space="preserve">Eres realmente inteligente. Te amo mucho. Pero no nunca subestimes a los servicios de inteligencia, cuando están tras de ti, te buscan hasta el lugar más remoto de la tierra. De repente, le cambió  la conversación. Te diré </w:t>
      </w:r>
      <w:r w:rsidR="00462522">
        <w:t>que</w:t>
      </w:r>
      <w:r w:rsidR="00D7629C">
        <w:t xml:space="preserve"> para no irme de Golden Lace, </w:t>
      </w:r>
      <w:r w:rsidR="004B609E">
        <w:t>sin</w:t>
      </w:r>
      <w:r w:rsidR="00D7629C">
        <w:t xml:space="preserve"> despertar sospechas ya le había informado al encargado días antes, </w:t>
      </w:r>
      <w:r w:rsidR="00462522">
        <w:t>que</w:t>
      </w:r>
      <w:r w:rsidR="00D7629C">
        <w:t xml:space="preserve"> tenía pensado dejar el trabajo.</w:t>
      </w:r>
      <w:r w:rsidR="00954A22">
        <w:br w:type="page"/>
      </w:r>
      <w:r w:rsidR="00D7629C">
        <w:lastRenderedPageBreak/>
        <w:t xml:space="preserve">En vuelo hacía Australia, Robert </w:t>
      </w:r>
      <w:r w:rsidR="0062365E">
        <w:t>Lynch</w:t>
      </w:r>
      <w:r w:rsidR="00D7629C">
        <w:t xml:space="preserve"> no dejaba </w:t>
      </w:r>
      <w:r w:rsidR="00A03699">
        <w:t>masticar</w:t>
      </w:r>
      <w:r w:rsidR="00D7629C">
        <w:t xml:space="preserve"> bronca y de pensar la noche </w:t>
      </w:r>
      <w:r w:rsidR="00462522">
        <w:t>que</w:t>
      </w:r>
      <w:r w:rsidR="00D7629C">
        <w:t xml:space="preserve"> hubiese tenido con </w:t>
      </w:r>
      <w:r>
        <w:t>Janica</w:t>
      </w:r>
      <w:r w:rsidR="00D7629C">
        <w:t xml:space="preserve"> sí ella no lo drogaba.</w:t>
      </w:r>
    </w:p>
    <w:p w14:paraId="70085845" w14:textId="707969D1" w:rsidR="00165010" w:rsidRDefault="00000000">
      <w:pPr>
        <w:ind w:left="720"/>
        <w:rPr>
          <w:rPrChange w:id="851" w:author="Author" w:date="2024-06-26T12:40:00Z">
            <w:rPr>
              <w:sz w:val="28"/>
            </w:rPr>
          </w:rPrChange>
        </w:rPr>
      </w:pPr>
      <w:r>
        <w:t xml:space="preserve"> </w:t>
      </w:r>
      <w:r w:rsidR="00071913">
        <w:t xml:space="preserve">― </w:t>
      </w:r>
      <w:r>
        <w:t xml:space="preserve">Ella lo preparó todo, pero, ¿con </w:t>
      </w:r>
      <w:r w:rsidR="00462522">
        <w:t>que</w:t>
      </w:r>
      <w:r>
        <w:t xml:space="preserve"> fin?, ladrona no es, se decía.</w:t>
      </w:r>
    </w:p>
    <w:p w14:paraId="0B2F3FC3" w14:textId="784ADC6D" w:rsidR="00165010" w:rsidRDefault="00000000">
      <w:pPr>
        <w:ind w:left="720"/>
      </w:pPr>
      <w:r>
        <w:t xml:space="preserve">Cuando llego a Australia lo primero </w:t>
      </w:r>
      <w:r w:rsidR="00A03699">
        <w:t>que</w:t>
      </w:r>
      <w:r>
        <w:t xml:space="preserve"> hizo fue comunicarse con su amigo </w:t>
      </w:r>
      <w:r w:rsidR="00A03699">
        <w:t>íntimo</w:t>
      </w:r>
      <w:r>
        <w:t xml:space="preserve"> Ernest Dalton, </w:t>
      </w:r>
      <w:r w:rsidR="00462522">
        <w:t>que</w:t>
      </w:r>
      <w:r>
        <w:t xml:space="preserve"> vive en Nueva York y confesarle todo lo sucedido con </w:t>
      </w:r>
      <w:r w:rsidR="003C63D1">
        <w:t>Janica</w:t>
      </w:r>
      <w:r>
        <w:t>, esa noche en su departamento.</w:t>
      </w:r>
    </w:p>
    <w:p w14:paraId="2EADD683" w14:textId="24A8579C" w:rsidR="00165010" w:rsidRDefault="00000000">
      <w:pPr>
        <w:ind w:left="720"/>
      </w:pPr>
      <w:r>
        <w:t xml:space="preserve">Ernest, lo </w:t>
      </w:r>
      <w:r w:rsidR="00A03699">
        <w:t>desilusionó</w:t>
      </w:r>
      <w:r>
        <w:t xml:space="preserve"> </w:t>
      </w:r>
      <w:r w:rsidR="00071913">
        <w:t xml:space="preserve">― </w:t>
      </w:r>
      <w:r>
        <w:t xml:space="preserve">No veo  nada raro en la conducta de tu </w:t>
      </w:r>
      <w:r w:rsidR="00A03699">
        <w:t>princesita</w:t>
      </w:r>
      <w:r>
        <w:t xml:space="preserve">. No se quiso acostar contigo y te drogó, te hizo el cuento </w:t>
      </w:r>
      <w:r w:rsidR="00462522">
        <w:t>que</w:t>
      </w:r>
      <w:r>
        <w:t xml:space="preserve"> te estaba gozando para sacarte de encima, dudo </w:t>
      </w:r>
      <w:r w:rsidR="00462522">
        <w:t>que</w:t>
      </w:r>
      <w:r>
        <w:t xml:space="preserve"> haya gozado cuando te dio sus tetas.</w:t>
      </w:r>
    </w:p>
    <w:p w14:paraId="5E0B1BAE" w14:textId="510217A0" w:rsidR="00165010" w:rsidRDefault="00422D18">
      <w:pPr>
        <w:ind w:left="720"/>
      </w:pPr>
      <w:r>
        <w:t xml:space="preserve">― Estoy convencido </w:t>
      </w:r>
      <w:r w:rsidR="00462522">
        <w:t>que</w:t>
      </w:r>
      <w:r>
        <w:t xml:space="preserve"> vino por algo, y…buscaba información, información y sí es lo </w:t>
      </w:r>
      <w:r w:rsidR="00A03699">
        <w:t>que</w:t>
      </w:r>
      <w:r>
        <w:t xml:space="preserve"> estoy pensando, seguramente la tuvo, repitió </w:t>
      </w:r>
      <w:r w:rsidR="00702ABC">
        <w:t>Lynch</w:t>
      </w:r>
      <w:r>
        <w:t>.</w:t>
      </w:r>
    </w:p>
    <w:p w14:paraId="6B31D5F9" w14:textId="6F08805D" w:rsidR="00165010" w:rsidRDefault="00422D18">
      <w:pPr>
        <w:ind w:left="720"/>
      </w:pPr>
      <w:r>
        <w:t xml:space="preserve">― ¿De </w:t>
      </w:r>
      <w:r w:rsidR="00462522">
        <w:t>qué</w:t>
      </w:r>
      <w:r>
        <w:t xml:space="preserve"> </w:t>
      </w:r>
      <w:r w:rsidR="00A03699">
        <w:t>estás</w:t>
      </w:r>
      <w:r>
        <w:t xml:space="preserve"> hablando? le indagó Ernest.</w:t>
      </w:r>
    </w:p>
    <w:p w14:paraId="71EAA3A5" w14:textId="54A607B7" w:rsidR="00165010" w:rsidRDefault="00422D18">
      <w:pPr>
        <w:ind w:left="720"/>
      </w:pPr>
      <w:r>
        <w:t xml:space="preserve">― De algo loco </w:t>
      </w:r>
      <w:r w:rsidR="00462522">
        <w:t>que</w:t>
      </w:r>
      <w:r>
        <w:t xml:space="preserve"> me vino a la cabeza. Últimamente han pasado cosas raras en Colchester.</w:t>
      </w:r>
    </w:p>
    <w:p w14:paraId="5194EA40" w14:textId="2D90F44A" w:rsidR="00165010" w:rsidRDefault="00000000">
      <w:pPr>
        <w:ind w:left="720"/>
      </w:pPr>
      <w:r>
        <w:t xml:space="preserve">Que tendría </w:t>
      </w:r>
      <w:r w:rsidR="00462522">
        <w:t>que</w:t>
      </w:r>
      <w:r>
        <w:t xml:space="preserve"> ver una chica </w:t>
      </w:r>
      <w:r w:rsidR="00462522">
        <w:t>que</w:t>
      </w:r>
      <w:r>
        <w:t xml:space="preserve"> te hace un juego y te deja en pelotas, con cosas raras </w:t>
      </w:r>
      <w:r w:rsidR="00462522">
        <w:t>que</w:t>
      </w:r>
      <w:r>
        <w:t xml:space="preserve"> pasaron en Colchester, le contestó Ernest, </w:t>
      </w:r>
      <w:r w:rsidR="00310D7F">
        <w:t>casi</w:t>
      </w:r>
      <w:r>
        <w:t xml:space="preserve"> gritando.</w:t>
      </w:r>
    </w:p>
    <w:p w14:paraId="58EB7616" w14:textId="6467C45D" w:rsidR="00165010" w:rsidRDefault="00702ABC">
      <w:pPr>
        <w:ind w:left="720"/>
      </w:pPr>
      <w:r>
        <w:t>Lynch</w:t>
      </w:r>
      <w:r w:rsidR="00A03699">
        <w:t xml:space="preserve"> resopló. Dejémoslo ahí, Mañana te llamo y seguíamos hablando del tema, abrazos, le dijo y corto.</w:t>
      </w:r>
    </w:p>
    <w:p w14:paraId="36367D23" w14:textId="28204431" w:rsidR="00852C1B" w:rsidRDefault="00000000">
      <w:pPr>
        <w:ind w:left="720"/>
      </w:pPr>
      <w:r>
        <w:t xml:space="preserve">Ernest, arrugó la frente </w:t>
      </w:r>
      <w:r w:rsidR="00071913">
        <w:t xml:space="preserve">― </w:t>
      </w:r>
      <w:r>
        <w:t xml:space="preserve">Locuras de </w:t>
      </w:r>
      <w:r w:rsidR="00702ABC">
        <w:t>Lynch</w:t>
      </w:r>
      <w:r>
        <w:t>, se dijo, cuando apagó su teléfono.</w:t>
      </w:r>
      <w:r w:rsidR="00852C1B">
        <w:br w:type="page"/>
      </w:r>
      <w:r>
        <w:lastRenderedPageBreak/>
        <w:t xml:space="preserve">Cuando </w:t>
      </w:r>
      <w:r w:rsidR="00702ABC">
        <w:t>Lynch</w:t>
      </w:r>
      <w:r>
        <w:t xml:space="preserve"> dejó de hablar con su amigo Ernest, se golpeó la frente con el puño de la mano e insulto al aire </w:t>
      </w:r>
      <w:r w:rsidR="00071913">
        <w:t xml:space="preserve">― </w:t>
      </w:r>
      <w:r>
        <w:t xml:space="preserve">No hay </w:t>
      </w:r>
      <w:r w:rsidR="00462522">
        <w:t>que</w:t>
      </w:r>
      <w:r>
        <w:t xml:space="preserve"> ser </w:t>
      </w:r>
      <w:r w:rsidR="005C142E">
        <w:t>demasiado</w:t>
      </w:r>
      <w:r>
        <w:t xml:space="preserve"> inteligente para darse cuenta </w:t>
      </w:r>
      <w:r w:rsidR="00462522">
        <w:t>que</w:t>
      </w:r>
      <w:r>
        <w:t xml:space="preserve"> lo de </w:t>
      </w:r>
      <w:r w:rsidR="003C63D1">
        <w:t>Janica</w:t>
      </w:r>
      <w:r>
        <w:t xml:space="preserve"> fue todo una farsa. Ella no es Británica, entró al país con pasaporte Polaco. Por todos los diablos, da todo para </w:t>
      </w:r>
      <w:r w:rsidR="00462522">
        <w:t>que</w:t>
      </w:r>
      <w:r>
        <w:t xml:space="preserve"> sea un espía en busca de información, y yo haciéndome el galán la llevé al lugar indicado. Seguramente, es una espía Rusa, </w:t>
      </w:r>
      <w:r w:rsidR="00462522">
        <w:t>que</w:t>
      </w:r>
      <w:r>
        <w:t xml:space="preserve"> </w:t>
      </w:r>
      <w:r w:rsidR="00F01BE6">
        <w:t>quería</w:t>
      </w:r>
      <w:r>
        <w:t xml:space="preserve"> saber el </w:t>
      </w:r>
      <w:r w:rsidR="005C142E">
        <w:t>propósito</w:t>
      </w:r>
      <w:r>
        <w:t xml:space="preserve"> de la obra subterránea del agua pesada. Se la serví en bandeja, dijo </w:t>
      </w:r>
      <w:r w:rsidR="004B609E">
        <w:t>sin</w:t>
      </w:r>
      <w:r>
        <w:t xml:space="preserve"> dejar de insultarla </w:t>
      </w:r>
      <w:r w:rsidR="00071913">
        <w:t xml:space="preserve">― </w:t>
      </w:r>
      <w:r>
        <w:t xml:space="preserve">La denuncia al MI5, seguramente, tiene </w:t>
      </w:r>
      <w:r w:rsidR="00462522">
        <w:t>que</w:t>
      </w:r>
      <w:r>
        <w:t xml:space="preserve"> ser en persona, no creo </w:t>
      </w:r>
      <w:r w:rsidR="00A03699">
        <w:t>que</w:t>
      </w:r>
      <w:r>
        <w:t xml:space="preserve"> por mail o teléfono la tomen como valida, hasta </w:t>
      </w:r>
      <w:r w:rsidR="00462522">
        <w:t>que</w:t>
      </w:r>
      <w:r>
        <w:t xml:space="preserve"> yo no pueda regresar a Inglaterra, igualmente, me comunicaré con los servicios de inteligencia y aré la denuncia para </w:t>
      </w:r>
      <w:r w:rsidR="00462522">
        <w:t>que</w:t>
      </w:r>
      <w:r>
        <w:t xml:space="preserve"> la investiguen, sí no dejó antes el país.</w:t>
      </w:r>
      <w:r w:rsidR="00954A22">
        <w:br w:type="page"/>
      </w:r>
      <w:r>
        <w:lastRenderedPageBreak/>
        <w:t xml:space="preserve">Jack, el dueño de la cabaña, era un hombre solitario de unos ochenta años, alto, y con abundante pelo rubio, peinado hacia </w:t>
      </w:r>
      <w:r w:rsidR="008627B9">
        <w:t>atrás</w:t>
      </w:r>
      <w:r>
        <w:t>, encorvado y sostenido por un andador.</w:t>
      </w:r>
    </w:p>
    <w:p w14:paraId="65651CE8" w14:textId="01DBFBF2" w:rsidR="00165010" w:rsidRDefault="00422D18">
      <w:pPr>
        <w:ind w:left="720"/>
        <w:rPr>
          <w:rPrChange w:id="852" w:author="Author" w:date="2024-06-26T12:40:00Z">
            <w:rPr>
              <w:sz w:val="28"/>
            </w:rPr>
          </w:rPrChange>
        </w:rPr>
      </w:pPr>
      <w:r>
        <w:t xml:space="preserve">― Tuvieron suerte, les dijo tendiéndole la mano. La familia </w:t>
      </w:r>
      <w:r w:rsidR="00462522">
        <w:t>que</w:t>
      </w:r>
      <w:r>
        <w:t xml:space="preserve"> lo había alquilado se tuvieron </w:t>
      </w:r>
      <w:r w:rsidR="005F16E5">
        <w:t>que</w:t>
      </w:r>
      <w:r>
        <w:t xml:space="preserve"> ir de urgencia por un problema familiar. </w:t>
      </w:r>
      <w:r w:rsidR="005F16E5">
        <w:t>Además</w:t>
      </w:r>
      <w:r>
        <w:t xml:space="preserve">, pueden disponer de los víveres </w:t>
      </w:r>
      <w:r w:rsidR="00462522">
        <w:t>que</w:t>
      </w:r>
      <w:r>
        <w:t xml:space="preserve"> dejaron en la heladera y en el freezer bajo mesada, también, en la alacena encontraran algunos comestibles </w:t>
      </w:r>
      <w:r w:rsidR="005F16E5">
        <w:t>básicos</w:t>
      </w:r>
      <w:r>
        <w:t>, le comentó Jack.</w:t>
      </w:r>
    </w:p>
    <w:p w14:paraId="7312D0DC" w14:textId="667DB8EE" w:rsidR="00165010" w:rsidRDefault="00000000">
      <w:pPr>
        <w:ind w:left="720"/>
      </w:pPr>
      <w:r>
        <w:t xml:space="preserve">Kevin le pagó la renta por una semana y el hombre le dio un </w:t>
      </w:r>
      <w:r w:rsidR="00906954">
        <w:t>número</w:t>
      </w:r>
      <w:r>
        <w:t xml:space="preserve"> telefónico </w:t>
      </w:r>
      <w:r w:rsidR="00071913">
        <w:t xml:space="preserve">― </w:t>
      </w:r>
      <w:r>
        <w:t xml:space="preserve">Yo vivo a doscientos metros de aquí, sí me </w:t>
      </w:r>
      <w:r w:rsidR="00AE769E">
        <w:t>necesitan</w:t>
      </w:r>
      <w:r>
        <w:t xml:space="preserve"> llamen, de repente, Jack le preguntó. ― ¿Acaso, están de luna de miel?</w:t>
      </w:r>
    </w:p>
    <w:p w14:paraId="33E38D4C" w14:textId="7BE3C8F1" w:rsidR="00165010" w:rsidRDefault="00422D18">
      <w:pPr>
        <w:ind w:left="720"/>
        <w:rPr>
          <w:rPrChange w:id="853" w:author="Author" w:date="2024-06-26T12:40:00Z">
            <w:rPr>
              <w:sz w:val="28"/>
            </w:rPr>
          </w:rPrChange>
        </w:rPr>
      </w:pPr>
      <w:r>
        <w:t xml:space="preserve">― No, por ahora, señor, solamente novios, nos tomamos una semana, para salir de la locura de Londres, le aclaró </w:t>
      </w:r>
      <w:r w:rsidR="003C63D1">
        <w:t>Janica</w:t>
      </w:r>
      <w:r>
        <w:t>, abrazando a Kevin.</w:t>
      </w:r>
    </w:p>
    <w:p w14:paraId="3BB05C60" w14:textId="2C9C29A8" w:rsidR="00165010" w:rsidRDefault="00000000">
      <w:pPr>
        <w:ind w:left="720"/>
        <w:rPr>
          <w:rPrChange w:id="854" w:author="Author" w:date="2024-06-26T12:40:00Z">
            <w:rPr>
              <w:sz w:val="28"/>
            </w:rPr>
          </w:rPrChange>
        </w:rPr>
      </w:pPr>
      <w:r>
        <w:t xml:space="preserve">Jack, </w:t>
      </w:r>
      <w:r w:rsidR="00F54961">
        <w:t>asintió</w:t>
      </w:r>
      <w:r>
        <w:t xml:space="preserve"> solamente con la cabeza.</w:t>
      </w:r>
    </w:p>
    <w:p w14:paraId="77D49874" w14:textId="6D59E04A" w:rsidR="00165010" w:rsidRDefault="00000000">
      <w:pPr>
        <w:ind w:left="720"/>
        <w:rPr>
          <w:rPrChange w:id="855" w:author="Author" w:date="2024-06-26T12:40:00Z">
            <w:rPr>
              <w:sz w:val="28"/>
            </w:rPr>
          </w:rPrChange>
        </w:rPr>
      </w:pPr>
      <w:r>
        <w:t xml:space="preserve">La cabaña era </w:t>
      </w:r>
      <w:r w:rsidR="00E002EC">
        <w:t>pequeña</w:t>
      </w:r>
      <w:r>
        <w:t xml:space="preserve"> pero estaba muy bien decorada, con un inmobiliario antiguo y un leño encendido </w:t>
      </w:r>
      <w:r w:rsidR="00462522">
        <w:t>que</w:t>
      </w:r>
      <w:r>
        <w:t xml:space="preserve"> </w:t>
      </w:r>
      <w:r w:rsidR="005F16E5">
        <w:t>hacía</w:t>
      </w:r>
      <w:r>
        <w:t xml:space="preserve"> en el ambiente una temperatura más </w:t>
      </w:r>
      <w:r w:rsidR="00462522">
        <w:t>que</w:t>
      </w:r>
      <w:r>
        <w:t xml:space="preserve"> agradable.</w:t>
      </w:r>
    </w:p>
    <w:p w14:paraId="31E98238" w14:textId="6F64C822" w:rsidR="00165010" w:rsidRDefault="00000000">
      <w:pPr>
        <w:ind w:left="720"/>
        <w:rPr>
          <w:rPrChange w:id="856" w:author="Author" w:date="2024-06-26T12:40:00Z">
            <w:rPr>
              <w:sz w:val="28"/>
            </w:rPr>
          </w:rPrChange>
        </w:rPr>
      </w:pPr>
      <w:r>
        <w:t xml:space="preserve">Kevin, miró el celular y </w:t>
      </w:r>
      <w:r w:rsidR="003C63D1">
        <w:t>Janica</w:t>
      </w:r>
      <w:r>
        <w:t xml:space="preserve"> se lo arrebató </w:t>
      </w:r>
      <w:r w:rsidR="00071913">
        <w:t xml:space="preserve">― </w:t>
      </w:r>
      <w:r w:rsidR="005F16E5">
        <w:t>Apágalo</w:t>
      </w:r>
      <w:r>
        <w:t xml:space="preserve">, yo apagué el </w:t>
      </w:r>
      <w:r w:rsidR="005F16E5">
        <w:t>mío</w:t>
      </w:r>
      <w:r>
        <w:t>. Pueden rastrear la llamada y localizarnos.</w:t>
      </w:r>
    </w:p>
    <w:p w14:paraId="66355D5B" w14:textId="77777777" w:rsidR="00165010" w:rsidRDefault="00422D18">
      <w:pPr>
        <w:ind w:left="720"/>
        <w:rPr>
          <w:rPrChange w:id="857" w:author="Author" w:date="2024-06-26T12:40:00Z">
            <w:rPr>
              <w:sz w:val="28"/>
            </w:rPr>
          </w:rPrChange>
        </w:rPr>
      </w:pPr>
      <w:r>
        <w:t>― Es verdad, no lo había pensado, le contestó el con un gesto de culpa.</w:t>
      </w:r>
    </w:p>
    <w:p w14:paraId="284B630C" w14:textId="0704C127" w:rsidR="00165010" w:rsidRDefault="00422D18">
      <w:pPr>
        <w:ind w:left="720"/>
        <w:rPr>
          <w:rPrChange w:id="858" w:author="Author" w:date="2024-06-26T12:40:00Z">
            <w:rPr>
              <w:sz w:val="28"/>
            </w:rPr>
          </w:rPrChange>
        </w:rPr>
      </w:pPr>
      <w:r>
        <w:t xml:space="preserve">― No tendrías </w:t>
      </w:r>
      <w:r w:rsidR="00462522">
        <w:t>por qué</w:t>
      </w:r>
      <w:r>
        <w:t xml:space="preserve"> saberlo, no te </w:t>
      </w:r>
      <w:r w:rsidR="005F16E5">
        <w:t>sientas</w:t>
      </w:r>
      <w:r>
        <w:t xml:space="preserve"> mal, le dijo ella.</w:t>
      </w:r>
    </w:p>
    <w:p w14:paraId="43B0E496" w14:textId="1693ED48" w:rsidR="00852C1B" w:rsidRDefault="00000000">
      <w:pPr>
        <w:ind w:left="720"/>
      </w:pPr>
      <w:r>
        <w:t xml:space="preserve"> ― Sería algo hermoso vivir aquí, dijo Kevin, mirando el mar por la ventana. </w:t>
      </w:r>
      <w:r w:rsidR="003C63D1">
        <w:t>Janica</w:t>
      </w:r>
      <w:r>
        <w:t xml:space="preserve"> lo abrazo de atrás, y bajó la voz hasta </w:t>
      </w:r>
      <w:r w:rsidR="00462522">
        <w:t>que</w:t>
      </w:r>
      <w:r>
        <w:t xml:space="preserve"> no era </w:t>
      </w:r>
      <w:r w:rsidR="005F16E5">
        <w:t>sino</w:t>
      </w:r>
      <w:r>
        <w:t xml:space="preserve"> un susurro</w:t>
      </w:r>
      <w:r w:rsidR="00071913">
        <w:t xml:space="preserve">― </w:t>
      </w:r>
      <w:r w:rsidR="004048C4">
        <w:t>Disfrutémoslo</w:t>
      </w:r>
      <w:r>
        <w:t xml:space="preserve">, mi amor, </w:t>
      </w:r>
      <w:r w:rsidR="004B609E">
        <w:t>aunque</w:t>
      </w:r>
      <w:r>
        <w:t xml:space="preserve"> sean minutos. </w:t>
      </w:r>
      <w:r w:rsidR="005F16E5">
        <w:t>Él</w:t>
      </w:r>
      <w:r>
        <w:t xml:space="preserve"> se </w:t>
      </w:r>
      <w:r w:rsidR="00F54961">
        <w:t>quedó</w:t>
      </w:r>
      <w:r>
        <w:t xml:space="preserve"> mirándola y no le contestó.</w:t>
      </w:r>
      <w:r w:rsidR="00852C1B">
        <w:br w:type="page"/>
      </w:r>
      <w:r>
        <w:lastRenderedPageBreak/>
        <w:t xml:space="preserve">Sentado en una mecedora en el porche de su casa, Jack observaba por la mañana a </w:t>
      </w:r>
      <w:r w:rsidR="003C63D1">
        <w:t>Janica</w:t>
      </w:r>
      <w:r>
        <w:t xml:space="preserve"> y Kevin trotando a orillas del mar, luchar y revolcarse como dos adolescentes en la arena y competir doscientos metros nadando. Le agradaba verlos felices, quizás recordando parte de su juventud.</w:t>
      </w:r>
    </w:p>
    <w:p w14:paraId="2B824804" w14:textId="1769DCAB" w:rsidR="00165010" w:rsidRDefault="00000000">
      <w:pPr>
        <w:ind w:left="720"/>
        <w:rPr>
          <w:rPrChange w:id="859" w:author="Author" w:date="2024-06-26T12:40:00Z">
            <w:rPr>
              <w:sz w:val="28"/>
            </w:rPr>
          </w:rPrChange>
        </w:rPr>
      </w:pPr>
      <w:r>
        <w:t xml:space="preserve">Los invitó una noche a comer pizza y les obsequió una fuente de choclos preparados con mayonesa, </w:t>
      </w:r>
      <w:r w:rsidR="00462522">
        <w:t>que</w:t>
      </w:r>
      <w:r>
        <w:t xml:space="preserve"> el mismo había sembrado en su </w:t>
      </w:r>
      <w:r w:rsidR="00E002EC">
        <w:t>pequeña</w:t>
      </w:r>
      <w:r>
        <w:t xml:space="preserve"> huerta.</w:t>
      </w:r>
    </w:p>
    <w:p w14:paraId="40119D64" w14:textId="561C800E" w:rsidR="00165010" w:rsidRDefault="00000000">
      <w:pPr>
        <w:ind w:left="720"/>
      </w:pPr>
      <w:r>
        <w:t xml:space="preserve">Jack era un hombre amable y sencillo, </w:t>
      </w:r>
      <w:r w:rsidR="00462522">
        <w:t>que</w:t>
      </w:r>
      <w:r>
        <w:t xml:space="preserve"> prefirió las playas de Frinton-on-Sea por </w:t>
      </w:r>
      <w:r w:rsidR="005F16E5">
        <w:t xml:space="preserve">sobre </w:t>
      </w:r>
      <w:r>
        <w:t xml:space="preserve">Londres, cuando hace cinco años perdió a su esposa y dejo de ejercer su </w:t>
      </w:r>
      <w:r w:rsidR="00E23FA5">
        <w:t>profesión</w:t>
      </w:r>
      <w:r>
        <w:t xml:space="preserve"> de contador.</w:t>
      </w:r>
    </w:p>
    <w:p w14:paraId="7704912D" w14:textId="32F4CF8A" w:rsidR="00283026" w:rsidRDefault="00000000">
      <w:pPr>
        <w:ind w:left="720"/>
      </w:pPr>
      <w:r>
        <w:t xml:space="preserve">La soledad fue dura de llevar para Jack, cuando </w:t>
      </w:r>
      <w:r w:rsidR="00AF2186">
        <w:t>tuvo</w:t>
      </w:r>
      <w:r>
        <w:t xml:space="preserve"> un matrimonio feliz durante tantos años. Hubo un momento en su vida para marcar los caminos a seguir, o te encierras con tus recuerdos esperando la muerte, por</w:t>
      </w:r>
      <w:r w:rsidR="00462522">
        <w:t>que</w:t>
      </w:r>
      <w:r>
        <w:t xml:space="preserve"> es crucial sentir el dolor y la tristeza, o te levantas también recordando </w:t>
      </w:r>
      <w:r w:rsidR="00462522">
        <w:t>que</w:t>
      </w:r>
      <w:r>
        <w:t xml:space="preserve"> el amor y los recuerdos compartidos con el ser </w:t>
      </w:r>
      <w:r w:rsidR="004B609E">
        <w:t>querido</w:t>
      </w:r>
      <w:r>
        <w:t xml:space="preserve"> </w:t>
      </w:r>
      <w:r w:rsidR="00E23FA5">
        <w:t>siempre</w:t>
      </w:r>
      <w:r>
        <w:t xml:space="preserve"> perduraran y, seguramente, eso te dará vida suficiente para poder sobrevivir.</w:t>
      </w:r>
      <w:r w:rsidR="00283026">
        <w:br w:type="page"/>
      </w:r>
      <w:r>
        <w:lastRenderedPageBreak/>
        <w:t xml:space="preserve">Cuando esa mañana amaneció nublada y ventosa, </w:t>
      </w:r>
      <w:r w:rsidR="003C63D1">
        <w:t>Janica</w:t>
      </w:r>
      <w:r>
        <w:t xml:space="preserve"> preparó un pastel, de miel de ocho capas, llamado Medovik, de su lejana </w:t>
      </w:r>
      <w:r w:rsidR="00AF2186">
        <w:t>Rusia</w:t>
      </w:r>
      <w:r>
        <w:t xml:space="preserve">, </w:t>
      </w:r>
      <w:r w:rsidR="00462522">
        <w:t>que</w:t>
      </w:r>
      <w:r>
        <w:t xml:space="preserve"> a la noche con una cena lo compartieron con Jack en su casa.</w:t>
      </w:r>
    </w:p>
    <w:p w14:paraId="224F5BD2" w14:textId="2187A7B7" w:rsidR="00165010" w:rsidRDefault="00000000">
      <w:pPr>
        <w:ind w:left="720"/>
        <w:rPr>
          <w:rPrChange w:id="860" w:author="Author" w:date="2024-06-26T12:40:00Z">
            <w:rPr>
              <w:sz w:val="28"/>
            </w:rPr>
          </w:rPrChange>
        </w:rPr>
      </w:pPr>
      <w:r>
        <w:t xml:space="preserve">Cuando volvieron abrazados a la cabaña, </w:t>
      </w:r>
      <w:r w:rsidR="003C63D1">
        <w:t>Janica</w:t>
      </w:r>
      <w:r>
        <w:t xml:space="preserve"> miró la </w:t>
      </w:r>
      <w:r w:rsidR="00AF2186">
        <w:t>inmensidad</w:t>
      </w:r>
      <w:r>
        <w:t xml:space="preserve"> del mar y reprimió una lagrima </w:t>
      </w:r>
      <w:r w:rsidR="00071913">
        <w:t xml:space="preserve">― </w:t>
      </w:r>
      <w:r>
        <w:t xml:space="preserve">Que feliz me </w:t>
      </w:r>
      <w:r w:rsidR="00F01BE6">
        <w:t>siento</w:t>
      </w:r>
      <w:r>
        <w:t xml:space="preserve"> en este </w:t>
      </w:r>
      <w:r w:rsidR="00132EE4">
        <w:t>sitio</w:t>
      </w:r>
      <w:r>
        <w:t xml:space="preserve">, daría lo </w:t>
      </w:r>
      <w:r w:rsidR="00462522">
        <w:t>que</w:t>
      </w:r>
      <w:r>
        <w:t xml:space="preserve"> no tengo para </w:t>
      </w:r>
      <w:r w:rsidR="00462522">
        <w:t>que</w:t>
      </w:r>
      <w:r>
        <w:t xml:space="preserve"> el tiempo se detenga.</w:t>
      </w:r>
    </w:p>
    <w:p w14:paraId="0D1C7CE9" w14:textId="598F60B0" w:rsidR="00954A22" w:rsidRDefault="00000000">
      <w:pPr>
        <w:ind w:left="720"/>
      </w:pPr>
      <w:r>
        <w:t xml:space="preserve">Kevin la miró y le acarició el rostro </w:t>
      </w:r>
      <w:r w:rsidR="00071913">
        <w:t xml:space="preserve">― </w:t>
      </w:r>
      <w:r>
        <w:t xml:space="preserve">El tiempo no se va a detener </w:t>
      </w:r>
      <w:r w:rsidR="003C63D1">
        <w:t>Janica</w:t>
      </w:r>
      <w:r>
        <w:t xml:space="preserve"> y nos va a ver en el futuro igualmente felices.</w:t>
      </w:r>
      <w:r w:rsidR="00954A22">
        <w:br w:type="page"/>
      </w:r>
      <w:r>
        <w:lastRenderedPageBreak/>
        <w:t xml:space="preserve">Habían pasado cinco días desde </w:t>
      </w:r>
      <w:r w:rsidR="00AF2186">
        <w:t>que</w:t>
      </w:r>
      <w:r>
        <w:t xml:space="preserve"> llegaron a la playa, cinco días de felicidad olvidándose del mundo </w:t>
      </w:r>
      <w:r w:rsidR="00462522">
        <w:t>que</w:t>
      </w:r>
      <w:r>
        <w:t xml:space="preserve"> los rodeaba. Solo </w:t>
      </w:r>
      <w:r w:rsidR="00AF2186">
        <w:t>quedaban</w:t>
      </w:r>
      <w:r>
        <w:t xml:space="preserve"> dos días para el vuelo a Canadá, con el peligro </w:t>
      </w:r>
      <w:r w:rsidR="00462522">
        <w:t>que</w:t>
      </w:r>
      <w:r>
        <w:t xml:space="preserve"> </w:t>
      </w:r>
      <w:r w:rsidR="00AF2186">
        <w:t>significaba</w:t>
      </w:r>
      <w:r>
        <w:t xml:space="preserve"> irse de Frinton-on-Sea y enfrentar la realidad </w:t>
      </w:r>
      <w:r w:rsidR="00462522">
        <w:t>que</w:t>
      </w:r>
      <w:r>
        <w:t xml:space="preserve"> estaba a la vuelta de la esquina.</w:t>
      </w:r>
      <w:r w:rsidR="00954A22">
        <w:br w:type="page"/>
      </w:r>
      <w:r>
        <w:lastRenderedPageBreak/>
        <w:t xml:space="preserve">Kevin observó </w:t>
      </w:r>
      <w:r w:rsidR="00462522">
        <w:t>que</w:t>
      </w:r>
      <w:r>
        <w:t xml:space="preserve"> </w:t>
      </w:r>
      <w:r w:rsidR="003C63D1">
        <w:t>Janica</w:t>
      </w:r>
      <w:r>
        <w:t xml:space="preserve"> se había alejado de la cabaña hacia un lugar solitario </w:t>
      </w:r>
      <w:r w:rsidR="004B609E">
        <w:t>sin</w:t>
      </w:r>
      <w:r>
        <w:t xml:space="preserve">  haberlo llamado, fue en su </w:t>
      </w:r>
      <w:r w:rsidR="003869C0">
        <w:t>búsqueda</w:t>
      </w:r>
      <w:r>
        <w:t xml:space="preserve"> y la encontró en </w:t>
      </w:r>
      <w:r w:rsidR="003869C0">
        <w:t>posición</w:t>
      </w:r>
      <w:r>
        <w:t xml:space="preserve"> de tiro con su pistola automática apuntando a una lata en desuso, arriba de una piedra, la lata voló por los aires al primer tiro, ella exhaló, mirando otro objeto para disparar.</w:t>
      </w:r>
    </w:p>
    <w:p w14:paraId="748AB288" w14:textId="00524629" w:rsidR="00165010" w:rsidRDefault="00422D18">
      <w:pPr>
        <w:ind w:left="720"/>
      </w:pPr>
      <w:r>
        <w:t xml:space="preserve">― ¿Te </w:t>
      </w:r>
      <w:r w:rsidR="003869C0">
        <w:t>animas</w:t>
      </w:r>
      <w:r>
        <w:t xml:space="preserve"> cariño?, le preguntó ella con una sonrisa, dándole la pistola.</w:t>
      </w:r>
    </w:p>
    <w:p w14:paraId="07F012A8" w14:textId="60ACC116" w:rsidR="00165010" w:rsidRDefault="00000000">
      <w:pPr>
        <w:ind w:left="720"/>
      </w:pPr>
      <w:r>
        <w:t xml:space="preserve">Kevin la tomó y se vio realmente sorprendido, por el peso del arma </w:t>
      </w:r>
      <w:r w:rsidR="00071913">
        <w:t xml:space="preserve">― </w:t>
      </w:r>
      <w:r>
        <w:t xml:space="preserve">No se podría disparar un sólo tiro es </w:t>
      </w:r>
      <w:r w:rsidR="00F01BE6">
        <w:t>demasiada</w:t>
      </w:r>
      <w:r>
        <w:t xml:space="preserve"> pesada para mí.</w:t>
      </w:r>
    </w:p>
    <w:p w14:paraId="20086544" w14:textId="48A2A04A" w:rsidR="00165010" w:rsidRDefault="00422D18">
      <w:pPr>
        <w:ind w:left="720"/>
      </w:pPr>
      <w:r>
        <w:t>― Cuando me la dieron por primera vez, pensé lo mismo, dijo colocando la lata en la piedra</w:t>
      </w:r>
      <w:r w:rsidR="00071913">
        <w:t xml:space="preserve">― </w:t>
      </w:r>
      <w:r>
        <w:t>Todo tuyo.</w:t>
      </w:r>
    </w:p>
    <w:p w14:paraId="7D2197F3" w14:textId="35E137FB" w:rsidR="00165010" w:rsidRDefault="00000000">
      <w:pPr>
        <w:ind w:left="720"/>
      </w:pPr>
      <w:r>
        <w:t xml:space="preserve">El la miró expectante y </w:t>
      </w:r>
      <w:r w:rsidR="004B609E">
        <w:t>sin</w:t>
      </w:r>
      <w:r>
        <w:t xml:space="preserve"> responderle, tomó poción y disparo lejos del objetivo.</w:t>
      </w:r>
    </w:p>
    <w:p w14:paraId="0CCF329A" w14:textId="190A59AC" w:rsidR="00165010" w:rsidRDefault="003C63D1">
      <w:pPr>
        <w:ind w:left="720"/>
      </w:pPr>
      <w:r>
        <w:t>Janica</w:t>
      </w:r>
      <w:r w:rsidR="00D7629C">
        <w:t xml:space="preserve"> </w:t>
      </w:r>
      <w:r w:rsidR="003869C0">
        <w:t>sonrió</w:t>
      </w:r>
      <w:r w:rsidR="00D7629C">
        <w:t xml:space="preserve"> </w:t>
      </w:r>
      <w:r w:rsidR="00071913">
        <w:t xml:space="preserve">― </w:t>
      </w:r>
      <w:r w:rsidR="00D7629C">
        <w:t>Ni a la piedra le pegaste.</w:t>
      </w:r>
    </w:p>
    <w:p w14:paraId="03D4F206" w14:textId="037C2298" w:rsidR="00165010" w:rsidRDefault="00000000">
      <w:pPr>
        <w:ind w:left="720"/>
      </w:pPr>
      <w:r>
        <w:t xml:space="preserve">Kevin hizo cara </w:t>
      </w:r>
      <w:r w:rsidR="00071913">
        <w:t xml:space="preserve">― </w:t>
      </w:r>
      <w:r>
        <w:t xml:space="preserve">Te diré </w:t>
      </w:r>
      <w:r w:rsidR="00462522">
        <w:t>que</w:t>
      </w:r>
      <w:r>
        <w:t xml:space="preserve"> mi padre me llevaba cuando era niño a casar y me </w:t>
      </w:r>
      <w:r w:rsidR="00BA76C5">
        <w:t>enseñó</w:t>
      </w:r>
      <w:r>
        <w:t xml:space="preserve"> a manejar un arma, pero esta pistola es un tan</w:t>
      </w:r>
      <w:r w:rsidR="00462522">
        <w:t>que</w:t>
      </w:r>
      <w:r>
        <w:t>, le dijo entregándosela.</w:t>
      </w:r>
    </w:p>
    <w:p w14:paraId="1B558CE0" w14:textId="5888C9D2" w:rsidR="00165010" w:rsidRDefault="00000000">
      <w:pPr>
        <w:ind w:left="720"/>
      </w:pPr>
      <w:r>
        <w:t>Ella lo miró seria. Si te ofendiste, ten</w:t>
      </w:r>
      <w:r w:rsidR="00861797">
        <w:t>é</w:t>
      </w:r>
      <w:r>
        <w:t>s dos caminos, o te vas o me das un beso.</w:t>
      </w:r>
    </w:p>
    <w:p w14:paraId="37D62888" w14:textId="61EB058E" w:rsidR="00954A22" w:rsidRDefault="00422D18">
      <w:pPr>
        <w:ind w:left="720"/>
      </w:pPr>
      <w:r>
        <w:t xml:space="preserve">― Te doy un beso y algo más, le dijo el abrazándola. </w:t>
      </w:r>
      <w:r w:rsidR="00954A22">
        <w:br w:type="page"/>
      </w:r>
      <w:r>
        <w:lastRenderedPageBreak/>
        <w:t xml:space="preserve">En el amanecer de ese día, </w:t>
      </w:r>
      <w:r w:rsidR="003C63D1">
        <w:t>Janica</w:t>
      </w:r>
      <w:r>
        <w:t xml:space="preserve"> envuelta en una cálida frazada, se sentó en el suelo de madera de la cabaña y observó como la luz de sol se filtraba a través de las nubes dispersas, pintando el cielo con tonos dorados y naranjas, mientras, el arco iris después de una noche tormentosa extendía sus colores vibrantes sobre el mar.</w:t>
      </w:r>
    </w:p>
    <w:p w14:paraId="756B84A2" w14:textId="29083598" w:rsidR="00165010" w:rsidRDefault="00000000">
      <w:pPr>
        <w:ind w:left="720"/>
        <w:rPr>
          <w:rPrChange w:id="861" w:author="Author" w:date="2024-06-26T12:40:00Z">
            <w:rPr>
              <w:sz w:val="28"/>
            </w:rPr>
          </w:rPrChange>
        </w:rPr>
      </w:pPr>
      <w:r>
        <w:t xml:space="preserve">Recordó, a su abuela Milka, cuando la llevaba al mar y juntas veían el amanecer con la salida del sol </w:t>
      </w:r>
      <w:r w:rsidR="00071913">
        <w:t xml:space="preserve">― </w:t>
      </w:r>
      <w:r>
        <w:t xml:space="preserve">Para llegar a </w:t>
      </w:r>
      <w:r w:rsidR="00533ECD">
        <w:t>él</w:t>
      </w:r>
      <w:r>
        <w:t xml:space="preserve"> hija tendrías </w:t>
      </w:r>
      <w:r w:rsidR="00462522">
        <w:t>que</w:t>
      </w:r>
      <w:r>
        <w:t xml:space="preserve"> tener alas, le decía, </w:t>
      </w:r>
      <w:r w:rsidR="00533ECD">
        <w:t>acariciándole</w:t>
      </w:r>
      <w:r>
        <w:t xml:space="preserve"> el largo cabello dorado, y mientras el sol continuaba ascendiendo en el cielo, </w:t>
      </w:r>
      <w:r w:rsidR="003C63D1">
        <w:t>Janica</w:t>
      </w:r>
      <w:r>
        <w:t xml:space="preserve"> sabía </w:t>
      </w:r>
      <w:r w:rsidR="00462522">
        <w:t>que</w:t>
      </w:r>
      <w:r>
        <w:t xml:space="preserve"> este amanecer estaba lleno de presagios.</w:t>
      </w:r>
    </w:p>
    <w:p w14:paraId="38CC4120" w14:textId="12792B20" w:rsidR="00165010" w:rsidRDefault="00000000">
      <w:pPr>
        <w:ind w:left="720"/>
        <w:rPr>
          <w:rPrChange w:id="862" w:author="Author" w:date="2024-06-26T12:40:00Z">
            <w:rPr>
              <w:sz w:val="28"/>
            </w:rPr>
          </w:rPrChange>
        </w:rPr>
      </w:pPr>
      <w:r>
        <w:t xml:space="preserve">Kevin despertó y estiró su abrazo buscando a </w:t>
      </w:r>
      <w:r w:rsidR="003C63D1">
        <w:t>Janica</w:t>
      </w:r>
      <w:r>
        <w:t xml:space="preserve">, al no verla se levantó bruscamente recorriendo la casa, hasta </w:t>
      </w:r>
      <w:r w:rsidR="00462522">
        <w:t>que</w:t>
      </w:r>
      <w:r>
        <w:t xml:space="preserve"> la vio sentada afuera de la cabaña.</w:t>
      </w:r>
    </w:p>
    <w:p w14:paraId="0EEB2F49" w14:textId="13D1F29B" w:rsidR="00165010" w:rsidRDefault="00000000">
      <w:pPr>
        <w:ind w:left="720"/>
      </w:pPr>
      <w:r>
        <w:t xml:space="preserve">Kevin se acurrucó a su lado en </w:t>
      </w:r>
      <w:r w:rsidR="00E23FA5">
        <w:t>silencio</w:t>
      </w:r>
      <w:r>
        <w:t xml:space="preserve"> mirando también el mar, entonces, ella se recostó en su hombro con los ojos húmedos recordó su infancia.</w:t>
      </w:r>
    </w:p>
    <w:p w14:paraId="6F81C202" w14:textId="65E0DFDA" w:rsidR="00165010" w:rsidRDefault="00422D18">
      <w:pPr>
        <w:ind w:left="720"/>
      </w:pPr>
      <w:r>
        <w:t>― ¿</w:t>
      </w:r>
      <w:r w:rsidR="00533ECD">
        <w:t>Dónde</w:t>
      </w:r>
      <w:r>
        <w:t xml:space="preserve"> está Mamá?, le decía llorando a su abuela Milka, cuando despertaba en el frio amanecer de su pueblo.</w:t>
      </w:r>
    </w:p>
    <w:p w14:paraId="5FFCB34C" w14:textId="36591111" w:rsidR="00165010" w:rsidRDefault="00422D18">
      <w:pPr>
        <w:ind w:left="720"/>
      </w:pPr>
      <w:r>
        <w:t xml:space="preserve">― Mamá vino a verte, pero no te quiso despertar, te dio un beso y se fue volando entre las nubes, con la promesa de volver, le dijo entre </w:t>
      </w:r>
      <w:r w:rsidR="00310D7F">
        <w:t>lágrimas</w:t>
      </w:r>
      <w:r>
        <w:t xml:space="preserve"> Milka.</w:t>
      </w:r>
    </w:p>
    <w:p w14:paraId="7C774C16" w14:textId="14165DE5" w:rsidR="00165010" w:rsidRDefault="00422D18">
      <w:pPr>
        <w:ind w:left="720"/>
      </w:pPr>
      <w:r>
        <w:t xml:space="preserve">― ¿Es verdad, abuela, entonces, </w:t>
      </w:r>
      <w:r w:rsidR="00462522">
        <w:t>por qué</w:t>
      </w:r>
      <w:r>
        <w:t xml:space="preserve"> lloras?, le dijo </w:t>
      </w:r>
      <w:r w:rsidR="003C63D1">
        <w:t>Janica</w:t>
      </w:r>
      <w:r>
        <w:t xml:space="preserve"> acariciándole la cara.</w:t>
      </w:r>
    </w:p>
    <w:p w14:paraId="50AC0229" w14:textId="24AE40E5" w:rsidR="00852C1B" w:rsidRDefault="00422D18">
      <w:pPr>
        <w:ind w:left="720"/>
      </w:pPr>
      <w:r>
        <w:t>― Algunas veces el frio te hace llorar, hija, le contestó su abuela abrazándola.</w:t>
      </w:r>
      <w:r w:rsidR="00852C1B">
        <w:br w:type="page"/>
      </w:r>
      <w:r>
        <w:lastRenderedPageBreak/>
        <w:t xml:space="preserve"> Sobre la mañana </w:t>
      </w:r>
      <w:r w:rsidR="003C63D1">
        <w:t>Janica</w:t>
      </w:r>
      <w:r>
        <w:t xml:space="preserve"> y Kevin decidieron caminar por la playa </w:t>
      </w:r>
      <w:r w:rsidR="004F520D">
        <w:t>desierta</w:t>
      </w:r>
      <w:r>
        <w:t xml:space="preserve"> donde algunas gaviotas lo seguían en busca de alguna migaja y, de repente, se dieron cuenta lo lejos </w:t>
      </w:r>
      <w:r w:rsidR="00462522">
        <w:t>que</w:t>
      </w:r>
      <w:r>
        <w:t xml:space="preserve"> se habían alejado, ya no se divisaba la </w:t>
      </w:r>
      <w:r w:rsidR="00E002EC">
        <w:t>pequeña</w:t>
      </w:r>
      <w:r>
        <w:t xml:space="preserve"> cabaña, entonces, ella tomó un palo suelto de la rama de un árbol y dibujo un corazón con sus nombres.</w:t>
      </w:r>
    </w:p>
    <w:p w14:paraId="36B6BEF0" w14:textId="77777777" w:rsidR="00165010" w:rsidRDefault="00422D18">
      <w:pPr>
        <w:ind w:left="720"/>
      </w:pPr>
      <w:r>
        <w:t>― Hermoso, tienes un copas en tu mano ¿A caso eres dibujante?</w:t>
      </w:r>
    </w:p>
    <w:p w14:paraId="1BC7D95A" w14:textId="28F159A3" w:rsidR="00165010" w:rsidRDefault="003C63D1">
      <w:pPr>
        <w:ind w:left="720"/>
      </w:pPr>
      <w:r>
        <w:t>Janica</w:t>
      </w:r>
      <w:r w:rsidR="00D7629C">
        <w:t xml:space="preserve"> negó con la cabeza </w:t>
      </w:r>
      <w:r w:rsidR="00071913">
        <w:t xml:space="preserve">― </w:t>
      </w:r>
      <w:r w:rsidR="00D7629C">
        <w:t xml:space="preserve">No para nada, solamente tengo un buen pulso. Dicen </w:t>
      </w:r>
      <w:r w:rsidR="00533ECD">
        <w:t>que</w:t>
      </w:r>
      <w:r w:rsidR="00D7629C">
        <w:t xml:space="preserve"> sí volvés al mismo </w:t>
      </w:r>
      <w:r w:rsidR="00533ECD">
        <w:t>sitio</w:t>
      </w:r>
      <w:r w:rsidR="00D7629C">
        <w:t xml:space="preserve"> y el corazón con los nombres no desaparecen en la arena, el amor es eterno.</w:t>
      </w:r>
    </w:p>
    <w:p w14:paraId="5CEA1534" w14:textId="5B6080EC" w:rsidR="00165010" w:rsidRDefault="00422D18">
      <w:pPr>
        <w:ind w:left="720"/>
      </w:pPr>
      <w:r>
        <w:t xml:space="preserve">― Volveremos, seguro </w:t>
      </w:r>
      <w:r w:rsidR="00462522">
        <w:t>que</w:t>
      </w:r>
      <w:r>
        <w:t xml:space="preserve"> volveremos, le contestó Kevin muy convencido.</w:t>
      </w:r>
    </w:p>
    <w:p w14:paraId="1B3C5EFC" w14:textId="3AB69E00" w:rsidR="00165010" w:rsidRDefault="00000000">
      <w:pPr>
        <w:ind w:left="720"/>
      </w:pPr>
      <w:r>
        <w:t xml:space="preserve">De pronto, </w:t>
      </w:r>
      <w:r w:rsidR="003C63D1">
        <w:t>Janica</w:t>
      </w:r>
      <w:r>
        <w:t xml:space="preserve"> se puso sería </w:t>
      </w:r>
      <w:r w:rsidR="00071913">
        <w:t xml:space="preserve">― </w:t>
      </w:r>
      <w:r>
        <w:t xml:space="preserve">Tengo </w:t>
      </w:r>
      <w:r w:rsidR="00533ECD">
        <w:t>que</w:t>
      </w:r>
      <w:r>
        <w:t xml:space="preserve"> confesarte algo muy importante, para </w:t>
      </w:r>
      <w:r w:rsidR="00462522">
        <w:t>que</w:t>
      </w:r>
      <w:r>
        <w:t xml:space="preserve"> sepas en verdad quien fui y quien soy.</w:t>
      </w:r>
    </w:p>
    <w:p w14:paraId="76149D05" w14:textId="1B129989" w:rsidR="00165010" w:rsidRDefault="00422D18">
      <w:pPr>
        <w:ind w:left="720"/>
      </w:pPr>
      <w:r>
        <w:t xml:space="preserve">― Se </w:t>
      </w:r>
      <w:r w:rsidR="00533ECD">
        <w:t>quién</w:t>
      </w:r>
      <w:r>
        <w:t xml:space="preserve"> eres, con eso me basta para seguir amándote.</w:t>
      </w:r>
    </w:p>
    <w:p w14:paraId="0FD8C0DB" w14:textId="4D16E30A" w:rsidR="00165010" w:rsidRDefault="00422D18">
      <w:pPr>
        <w:ind w:left="720"/>
      </w:pPr>
      <w:r>
        <w:t xml:space="preserve">― Pero, </w:t>
      </w:r>
      <w:r w:rsidR="00533ECD">
        <w:t>si</w:t>
      </w:r>
      <w:r>
        <w:t xml:space="preserve"> bien </w:t>
      </w:r>
      <w:r w:rsidR="004B609E">
        <w:t>sabes</w:t>
      </w:r>
      <w:r>
        <w:t xml:space="preserve"> </w:t>
      </w:r>
      <w:r w:rsidR="00462522">
        <w:t>que</w:t>
      </w:r>
      <w:r>
        <w:t xml:space="preserve"> soy una espía, fui estrenada ideológicamente para cometer  muchos delitos aberrantes por mi lealtad a la patria.</w:t>
      </w:r>
    </w:p>
    <w:p w14:paraId="096B44BD" w14:textId="453FD2B1" w:rsidR="00165010" w:rsidRDefault="00000000">
      <w:pPr>
        <w:ind w:left="720"/>
      </w:pPr>
      <w:r>
        <w:t xml:space="preserve">Kevin le uso la mano en la boca </w:t>
      </w:r>
      <w:r w:rsidR="00071913">
        <w:t xml:space="preserve">― </w:t>
      </w:r>
      <w:r>
        <w:t xml:space="preserve">Tu pasado es solamente tuyo, tu presente soy yo y eso en verdad es lo </w:t>
      </w:r>
      <w:r w:rsidR="00533ECD">
        <w:t>que</w:t>
      </w:r>
      <w:r>
        <w:t xml:space="preserve"> me interesa, no me lo vuelvas a mencionar, le dijo Kevin, abrazándola.</w:t>
      </w:r>
    </w:p>
    <w:p w14:paraId="0430B231" w14:textId="251BAC85" w:rsidR="00283026" w:rsidRDefault="003C63D1">
      <w:pPr>
        <w:ind w:left="720"/>
      </w:pPr>
      <w:r>
        <w:t>Janica</w:t>
      </w:r>
      <w:r w:rsidR="00D7629C">
        <w:t xml:space="preserve"> no le contestó y reprimió una lagrima, para </w:t>
      </w:r>
      <w:r w:rsidR="00462522">
        <w:t>que</w:t>
      </w:r>
      <w:r w:rsidR="00D7629C">
        <w:t xml:space="preserve"> </w:t>
      </w:r>
      <w:r w:rsidR="00533ECD">
        <w:t>él</w:t>
      </w:r>
      <w:r w:rsidR="00D7629C">
        <w:t xml:space="preserve"> no lo notara. </w:t>
      </w:r>
      <w:r w:rsidR="00283026">
        <w:br w:type="page"/>
      </w:r>
      <w:r w:rsidR="00422D18">
        <w:lastRenderedPageBreak/>
        <w:t>― En el viaje de retorno corrieron sobre la arena y, después, a paso moderado llegaron a la cabaña. Lo estaba esperando Jack, con cierta cara de preocupación.</w:t>
      </w:r>
    </w:p>
    <w:p w14:paraId="3457C843" w14:textId="0BC01620" w:rsidR="00165010" w:rsidRDefault="00422D18">
      <w:pPr>
        <w:ind w:left="720"/>
      </w:pPr>
      <w:r>
        <w:t xml:space="preserve">― Vino gente en un auto a preguntar por ustedes, como no me gustó su comportamiento, les dije </w:t>
      </w:r>
      <w:r w:rsidR="00533ECD">
        <w:t>que</w:t>
      </w:r>
      <w:r>
        <w:t xml:space="preserve"> ya habían dejado la cabaña en la mañana.</w:t>
      </w:r>
    </w:p>
    <w:p w14:paraId="26AA6F42" w14:textId="37141335" w:rsidR="00165010" w:rsidRDefault="00422D18">
      <w:pPr>
        <w:ind w:left="720"/>
      </w:pPr>
      <w:r>
        <w:t xml:space="preserve">― ¿Como eran esas personas? Jack, le indagó </w:t>
      </w:r>
      <w:r w:rsidR="003C63D1">
        <w:t>Janica</w:t>
      </w:r>
      <w:r>
        <w:t>.</w:t>
      </w:r>
    </w:p>
    <w:p w14:paraId="737B044D" w14:textId="7C4F8BE2" w:rsidR="00165010" w:rsidRDefault="00422D18">
      <w:pPr>
        <w:ind w:left="720"/>
      </w:pPr>
      <w:r>
        <w:t xml:space="preserve">― Eran dos hombres, </w:t>
      </w:r>
      <w:r w:rsidR="00533ECD">
        <w:t>vestían</w:t>
      </w:r>
      <w:r>
        <w:t xml:space="preserve"> trajes negros y usaban lentos oscuros.</w:t>
      </w:r>
    </w:p>
    <w:p w14:paraId="5160E932" w14:textId="181E630B" w:rsidR="00165010" w:rsidRDefault="00422D18">
      <w:pPr>
        <w:ind w:left="720"/>
      </w:pPr>
      <w:r>
        <w:t xml:space="preserve">― </w:t>
      </w:r>
      <w:r w:rsidR="004172AE">
        <w:t xml:space="preserve">¿Qué </w:t>
      </w:r>
      <w:r>
        <w:t>más le preguntaron?, le indagó Kevin.</w:t>
      </w:r>
    </w:p>
    <w:p w14:paraId="0DDEFA4F" w14:textId="178775D4" w:rsidR="00165010" w:rsidRDefault="00422D18">
      <w:pPr>
        <w:ind w:left="720"/>
      </w:pPr>
      <w:r>
        <w:t xml:space="preserve">― Solamente, hablaron entre ellos y se fueron </w:t>
      </w:r>
      <w:r w:rsidR="004B609E">
        <w:t>sin</w:t>
      </w:r>
      <w:r>
        <w:t xml:space="preserve"> saludar.</w:t>
      </w:r>
    </w:p>
    <w:p w14:paraId="3E3565B1" w14:textId="425F78DC" w:rsidR="00165010" w:rsidRDefault="003C63D1">
      <w:pPr>
        <w:ind w:left="720"/>
      </w:pPr>
      <w:r>
        <w:t>Janica</w:t>
      </w:r>
      <w:r w:rsidR="00D7629C">
        <w:t xml:space="preserve"> </w:t>
      </w:r>
      <w:r w:rsidR="00F54961">
        <w:t>asintió</w:t>
      </w:r>
      <w:r w:rsidR="00D7629C">
        <w:t xml:space="preserve"> con la cabeza, intercambiando una mirada con </w:t>
      </w:r>
      <w:r w:rsidR="004B609E">
        <w:t>Kevin</w:t>
      </w:r>
      <w:r w:rsidR="00D7629C">
        <w:t>.</w:t>
      </w:r>
    </w:p>
    <w:p w14:paraId="218B0B99" w14:textId="77CA7ACE" w:rsidR="00165010" w:rsidRDefault="00000000">
      <w:pPr>
        <w:ind w:left="720"/>
      </w:pPr>
      <w:r>
        <w:t xml:space="preserve">Jack los observó un instante </w:t>
      </w:r>
      <w:r w:rsidR="00071913">
        <w:t xml:space="preserve">― </w:t>
      </w:r>
      <w:r>
        <w:t xml:space="preserve">Si tienen algún problema me lo pueden decir, are todo lo </w:t>
      </w:r>
      <w:r w:rsidR="00533ECD">
        <w:t>que</w:t>
      </w:r>
      <w:r>
        <w:t xml:space="preserve"> este a mi alcance para ayudarlos.</w:t>
      </w:r>
    </w:p>
    <w:p w14:paraId="6E48AD51" w14:textId="49C929B4" w:rsidR="00165010" w:rsidRDefault="00422D18">
      <w:pPr>
        <w:ind w:left="720"/>
        <w:rPr>
          <w:rPrChange w:id="863" w:author="Author" w:date="2024-06-26T12:40:00Z">
            <w:rPr>
              <w:sz w:val="28"/>
            </w:rPr>
          </w:rPrChange>
        </w:rPr>
      </w:pPr>
      <w:r>
        <w:t xml:space="preserve">― Gracias, Jack, son asuntos familiares </w:t>
      </w:r>
      <w:r w:rsidR="00462522">
        <w:t>que</w:t>
      </w:r>
      <w:r>
        <w:t xml:space="preserve"> en algún momento lo vamos a solucionar.</w:t>
      </w:r>
    </w:p>
    <w:p w14:paraId="752DFA3A" w14:textId="6A001CE3" w:rsidR="00165010" w:rsidRDefault="00000000">
      <w:pPr>
        <w:ind w:left="720"/>
      </w:pPr>
      <w:r>
        <w:t xml:space="preserve">Jack sonrió entre dientes, como no dando crédito a las palabras de </w:t>
      </w:r>
      <w:r w:rsidR="003C63D1">
        <w:t>Janica</w:t>
      </w:r>
      <w:r>
        <w:t>.</w:t>
      </w:r>
    </w:p>
    <w:p w14:paraId="7FE5825F" w14:textId="25D1C19C" w:rsidR="00165010" w:rsidRDefault="00000000">
      <w:pPr>
        <w:ind w:left="720"/>
        <w:rPr>
          <w:rPrChange w:id="864" w:author="Author" w:date="2024-06-26T12:40:00Z">
            <w:rPr>
              <w:sz w:val="28"/>
            </w:rPr>
          </w:rPrChange>
        </w:rPr>
      </w:pPr>
      <w:r>
        <w:t xml:space="preserve">Dentro de la cabaña Kevin le preguntó a </w:t>
      </w:r>
      <w:r w:rsidR="003C63D1">
        <w:t>Janica</w:t>
      </w:r>
      <w:r>
        <w:t>.</w:t>
      </w:r>
    </w:p>
    <w:p w14:paraId="22C767BB" w14:textId="6BC1F958" w:rsidR="00165010" w:rsidRDefault="00422D18">
      <w:pPr>
        <w:ind w:left="720"/>
      </w:pPr>
      <w:r>
        <w:t xml:space="preserve">― ¿Eran tus camaradas los </w:t>
      </w:r>
      <w:r w:rsidR="00462522">
        <w:t>que</w:t>
      </w:r>
      <w:r>
        <w:t xml:space="preserve"> viniendo a </w:t>
      </w:r>
      <w:r w:rsidR="00533ECD">
        <w:t>visitarnos</w:t>
      </w:r>
      <w:r>
        <w:t>?</w:t>
      </w:r>
    </w:p>
    <w:p w14:paraId="56E33617" w14:textId="60B4B50F" w:rsidR="00165010" w:rsidRDefault="00422D18">
      <w:pPr>
        <w:ind w:left="720"/>
      </w:pPr>
      <w:r>
        <w:t xml:space="preserve">― No estoy tan segura, pero, me inclinaría más por el MI5. Estamos mal Kevin, tenemos </w:t>
      </w:r>
      <w:r w:rsidR="00533ECD">
        <w:t>que</w:t>
      </w:r>
      <w:r>
        <w:t xml:space="preserve"> irnos antes </w:t>
      </w:r>
      <w:r w:rsidR="00462522">
        <w:t>que</w:t>
      </w:r>
      <w:r>
        <w:t xml:space="preserve"> nos atrapen. El servicio de inteligencia Gru, me quiere </w:t>
      </w:r>
      <w:r w:rsidR="003556BD">
        <w:t>asesinar</w:t>
      </w:r>
      <w:r>
        <w:t xml:space="preserve">. El MI5 sí me atrapa iré a la cárcel de por vida, le dijo </w:t>
      </w:r>
      <w:r w:rsidR="003C63D1">
        <w:t>Janica</w:t>
      </w:r>
      <w:r>
        <w:t xml:space="preserve">, pensando los </w:t>
      </w:r>
      <w:r w:rsidR="00533ECD">
        <w:t>asesinatos</w:t>
      </w:r>
      <w:r>
        <w:t xml:space="preserve"> </w:t>
      </w:r>
      <w:r w:rsidR="00462522">
        <w:t>que</w:t>
      </w:r>
      <w:r>
        <w:t xml:space="preserve"> había cometido en Colchester, y </w:t>
      </w:r>
      <w:r w:rsidR="00462522">
        <w:t>que</w:t>
      </w:r>
      <w:r>
        <w:t xml:space="preserve"> Kevin ignoraba. </w:t>
      </w:r>
    </w:p>
    <w:p w14:paraId="659F034B" w14:textId="6256D3CE" w:rsidR="00165010" w:rsidRDefault="00422D18">
      <w:pPr>
        <w:ind w:left="720"/>
        <w:rPr>
          <w:rPrChange w:id="865" w:author="Author" w:date="2024-06-26T12:40:00Z">
            <w:rPr>
              <w:sz w:val="28"/>
            </w:rPr>
          </w:rPrChange>
        </w:rPr>
      </w:pPr>
      <w:r>
        <w:t xml:space="preserve">― ¿Crees </w:t>
      </w:r>
      <w:r w:rsidR="00462522">
        <w:t>que</w:t>
      </w:r>
      <w:r>
        <w:t xml:space="preserve"> se tragaron lo </w:t>
      </w:r>
      <w:r w:rsidR="00462522">
        <w:t>que</w:t>
      </w:r>
      <w:r>
        <w:t xml:space="preserve"> les dijo Jack?, le preguntó Kevin.</w:t>
      </w:r>
    </w:p>
    <w:p w14:paraId="2AE5D2B6" w14:textId="110F0C13" w:rsidR="00852C1B" w:rsidRDefault="00422D18">
      <w:pPr>
        <w:ind w:left="720"/>
      </w:pPr>
      <w:r>
        <w:t xml:space="preserve">― Seguramente </w:t>
      </w:r>
      <w:r w:rsidR="00462522">
        <w:t>que</w:t>
      </w:r>
      <w:r>
        <w:t xml:space="preserve"> sí, creyeron </w:t>
      </w:r>
      <w:r w:rsidR="00462522">
        <w:t>que</w:t>
      </w:r>
      <w:r>
        <w:t xml:space="preserve"> el hombre adulto les hablaba con </w:t>
      </w:r>
      <w:r w:rsidR="00533ECD">
        <w:t>sinceridad</w:t>
      </w:r>
      <w:r>
        <w:t>.</w:t>
      </w:r>
      <w:r w:rsidR="00852C1B">
        <w:br w:type="page"/>
      </w:r>
      <w:r>
        <w:lastRenderedPageBreak/>
        <w:t xml:space="preserve">Kevin le sugirió a </w:t>
      </w:r>
      <w:r w:rsidR="003C63D1">
        <w:t>Janica</w:t>
      </w:r>
      <w:r>
        <w:t xml:space="preserve"> ir a Londres, un día y medio antes de lo previsto, donde tomarían el vuelo a Canadá en el aeropuerto Heathrow </w:t>
      </w:r>
      <w:r w:rsidR="00071913">
        <w:t xml:space="preserve">― </w:t>
      </w:r>
      <w:r>
        <w:t>Tengo un departamento allí, herencia de mis padres, sería un lugar seguro hasta el día del vuelo.</w:t>
      </w:r>
    </w:p>
    <w:p w14:paraId="7FC6C707" w14:textId="32F665C2" w:rsidR="00165010" w:rsidRDefault="003C63D1">
      <w:pPr>
        <w:ind w:left="720"/>
        <w:rPr>
          <w:rPrChange w:id="866" w:author="Author" w:date="2024-06-26T12:40:00Z">
            <w:rPr>
              <w:sz w:val="28"/>
            </w:rPr>
          </w:rPrChange>
        </w:rPr>
      </w:pPr>
      <w:r>
        <w:t>Janica</w:t>
      </w:r>
      <w:r w:rsidR="00D7629C">
        <w:t xml:space="preserve"> se </w:t>
      </w:r>
      <w:r w:rsidR="00F54961">
        <w:t>quedó</w:t>
      </w:r>
      <w:r w:rsidR="00D7629C">
        <w:t xml:space="preserve"> pensando y le preguntó </w:t>
      </w:r>
      <w:r w:rsidR="00071913">
        <w:t xml:space="preserve">― </w:t>
      </w:r>
      <w:r w:rsidR="00D7629C">
        <w:t xml:space="preserve">¿A </w:t>
      </w:r>
      <w:r w:rsidR="00462522">
        <w:t>qué</w:t>
      </w:r>
      <w:r w:rsidR="00D7629C">
        <w:t xml:space="preserve"> hora es el vuelo?</w:t>
      </w:r>
    </w:p>
    <w:p w14:paraId="07CE488A" w14:textId="265449AF" w:rsidR="00165010" w:rsidRDefault="00000000">
      <w:pPr>
        <w:ind w:left="720"/>
      </w:pPr>
      <w:r>
        <w:t xml:space="preserve">Kevin buscó en su celular el comprobante de la reserva. </w:t>
      </w:r>
      <w:r w:rsidR="00071913">
        <w:t xml:space="preserve">― </w:t>
      </w:r>
      <w:r>
        <w:t>Abril 5. 030 a.m. vuelo 508, de la compañía British Airways.</w:t>
      </w:r>
    </w:p>
    <w:p w14:paraId="0FC18651" w14:textId="75A7A908" w:rsidR="00165010" w:rsidRDefault="00422D18">
      <w:pPr>
        <w:ind w:left="720"/>
        <w:rPr>
          <w:rPrChange w:id="867" w:author="Author" w:date="2024-06-26T12:40:00Z">
            <w:rPr>
              <w:sz w:val="28"/>
            </w:rPr>
          </w:rPrChange>
        </w:rPr>
      </w:pPr>
      <w:r>
        <w:t xml:space="preserve">― El horario me resulta altamente peligroso para </w:t>
      </w:r>
      <w:r w:rsidR="00462522">
        <w:t>que</w:t>
      </w:r>
      <w:r>
        <w:t xml:space="preserve"> no seamos identificados, hay poco movimiento de gente a esa hora, le contestó </w:t>
      </w:r>
      <w:r w:rsidR="003C63D1">
        <w:t>Janica</w:t>
      </w:r>
      <w:r>
        <w:t xml:space="preserve"> con cierto tono de preocupación. </w:t>
      </w:r>
    </w:p>
    <w:p w14:paraId="0E4A7D0A" w14:textId="4BBE2443" w:rsidR="00165010" w:rsidRDefault="00422D18">
      <w:pPr>
        <w:ind w:left="720"/>
        <w:rPr>
          <w:rPrChange w:id="868" w:author="Author" w:date="2024-06-26T12:40:00Z">
            <w:rPr>
              <w:sz w:val="28"/>
            </w:rPr>
          </w:rPrChange>
        </w:rPr>
      </w:pPr>
      <w:r>
        <w:t xml:space="preserve">― </w:t>
      </w:r>
      <w:r w:rsidR="004172AE">
        <w:t xml:space="preserve">¿Qué </w:t>
      </w:r>
      <w:r>
        <w:t>sugieres?</w:t>
      </w:r>
    </w:p>
    <w:p w14:paraId="5AAB912B" w14:textId="77777777" w:rsidR="00165010" w:rsidRDefault="00422D18">
      <w:pPr>
        <w:ind w:left="720"/>
        <w:rPr>
          <w:rPrChange w:id="869" w:author="Author" w:date="2024-06-26T12:40:00Z">
            <w:rPr>
              <w:sz w:val="28"/>
            </w:rPr>
          </w:rPrChange>
        </w:rPr>
      </w:pPr>
      <w:r>
        <w:t>― Anular el vuelo.</w:t>
      </w:r>
    </w:p>
    <w:p w14:paraId="02ED02BB" w14:textId="5D66BA73" w:rsidR="00165010" w:rsidRDefault="00071913">
      <w:pPr>
        <w:ind w:left="720"/>
        <w:rPr>
          <w:rPrChange w:id="870" w:author="Author" w:date="2024-06-26T12:40:00Z">
            <w:rPr>
              <w:sz w:val="28"/>
            </w:rPr>
          </w:rPrChange>
        </w:rPr>
      </w:pPr>
      <w:r>
        <w:t xml:space="preserve">― </w:t>
      </w:r>
      <w:r w:rsidR="00000000">
        <w:t>Es nuestra oportunidad de huir, no lo entiendo.</w:t>
      </w:r>
    </w:p>
    <w:p w14:paraId="598E66D2" w14:textId="483492F0" w:rsidR="00165010" w:rsidRDefault="00422D18">
      <w:pPr>
        <w:ind w:left="720"/>
        <w:rPr>
          <w:rPrChange w:id="871" w:author="Author" w:date="2024-06-26T12:40:00Z">
            <w:rPr>
              <w:sz w:val="28"/>
            </w:rPr>
          </w:rPrChange>
        </w:rPr>
      </w:pPr>
      <w:r>
        <w:t xml:space="preserve">― No huiremos sí intentamos tomar ese vuelo, le advirtió </w:t>
      </w:r>
      <w:r w:rsidR="003C63D1">
        <w:t>Janica</w:t>
      </w:r>
      <w:r>
        <w:t>.</w:t>
      </w:r>
    </w:p>
    <w:p w14:paraId="470B6A8C" w14:textId="77777777" w:rsidR="00165010" w:rsidRDefault="00422D18">
      <w:pPr>
        <w:ind w:left="720"/>
        <w:rPr>
          <w:rPrChange w:id="872" w:author="Author" w:date="2024-06-26T12:40:00Z">
            <w:rPr>
              <w:sz w:val="28"/>
            </w:rPr>
          </w:rPrChange>
        </w:rPr>
      </w:pPr>
      <w:r>
        <w:t>― Pero…, no pueden detenerlos en un aeropuerto de Inglaterra, le contestó Kevin.</w:t>
      </w:r>
    </w:p>
    <w:p w14:paraId="1C0348B0" w14:textId="6DBAB651" w:rsidR="00165010" w:rsidRDefault="00422D18">
      <w:pPr>
        <w:ind w:left="720"/>
        <w:rPr>
          <w:rPrChange w:id="873" w:author="Author" w:date="2024-06-26T12:40:00Z">
            <w:rPr>
              <w:sz w:val="28"/>
            </w:rPr>
          </w:rPrChange>
        </w:rPr>
      </w:pPr>
      <w:r>
        <w:t xml:space="preserve">― Seguramente </w:t>
      </w:r>
      <w:r w:rsidR="00462522">
        <w:t>que</w:t>
      </w:r>
      <w:r>
        <w:t xml:space="preserve"> no, pero pueden matarnos, sí el servicio de inteligencia Gru, soviético infiltró gente en el aeropuerto, le aclaró ella.</w:t>
      </w:r>
    </w:p>
    <w:p w14:paraId="45085AE2" w14:textId="77777777" w:rsidR="00165010" w:rsidRDefault="00422D18">
      <w:pPr>
        <w:ind w:left="720"/>
        <w:rPr>
          <w:rPrChange w:id="874" w:author="Author" w:date="2024-06-26T12:40:00Z">
            <w:rPr>
              <w:sz w:val="28"/>
            </w:rPr>
          </w:rPrChange>
        </w:rPr>
      </w:pPr>
      <w:r>
        <w:t>― ¿Estas realmente segura y la seguridad del aeropuerto, no puede evitarlo?, le indagó Kevin.</w:t>
      </w:r>
    </w:p>
    <w:p w14:paraId="6C936CDC" w14:textId="2B8CB9F2" w:rsidR="00165010" w:rsidRDefault="00422D18">
      <w:pPr>
        <w:ind w:left="720"/>
      </w:pPr>
      <w:r>
        <w:t xml:space="preserve">― El golpe sorpresa es fundamental. Meses </w:t>
      </w:r>
      <w:r w:rsidR="00C70E30">
        <w:t>atrás</w:t>
      </w:r>
      <w:r>
        <w:t xml:space="preserve"> en el aeropuerto de Luxemburgo el servicio de inteligencia Gru </w:t>
      </w:r>
      <w:r w:rsidR="00E80DD0">
        <w:t>asesinó</w:t>
      </w:r>
      <w:r>
        <w:t xml:space="preserve"> a un colega soviético </w:t>
      </w:r>
      <w:r w:rsidR="00462522">
        <w:t>que</w:t>
      </w:r>
      <w:r>
        <w:t xml:space="preserve"> había vendido información a occidente, no llegó al pre embar</w:t>
      </w:r>
      <w:r w:rsidR="00462522">
        <w:t>que</w:t>
      </w:r>
      <w:r>
        <w:t xml:space="preserve">. Con fortuna, sí conseguís llegar a </w:t>
      </w:r>
      <w:r w:rsidR="00462522">
        <w:t>é</w:t>
      </w:r>
      <w:r>
        <w:t xml:space="preserve">l estas a salvo. Esperemos 24 horas, para la reserva, y </w:t>
      </w:r>
      <w:r w:rsidR="00462522">
        <w:t>que</w:t>
      </w:r>
      <w:r>
        <w:t xml:space="preserve"> el vuelo salga al medio día, le aclaró </w:t>
      </w:r>
      <w:r w:rsidR="003C63D1">
        <w:t>Janica</w:t>
      </w:r>
      <w:r>
        <w:t>.</w:t>
      </w:r>
    </w:p>
    <w:p w14:paraId="6EC42F2D" w14:textId="5CF273AE" w:rsidR="00165010" w:rsidRDefault="00422D18">
      <w:pPr>
        <w:ind w:left="720"/>
        <w:rPr>
          <w:rPrChange w:id="875" w:author="Author" w:date="2024-06-26T12:40:00Z">
            <w:rPr>
              <w:sz w:val="28"/>
            </w:rPr>
          </w:rPrChange>
        </w:rPr>
      </w:pPr>
      <w:r>
        <w:t xml:space="preserve">― Kevin resopló-. ¿Y mientras tanto </w:t>
      </w:r>
      <w:r w:rsidR="00462522">
        <w:t>que</w:t>
      </w:r>
      <w:r>
        <w:t xml:space="preserve"> haremos?, le dijo esperando una respuesta.</w:t>
      </w:r>
    </w:p>
    <w:p w14:paraId="2D5B7D37" w14:textId="7E17CF8B" w:rsidR="00852C1B" w:rsidRDefault="003C63D1">
      <w:pPr>
        <w:ind w:left="720"/>
      </w:pPr>
      <w:r>
        <w:t>Janica</w:t>
      </w:r>
      <w:r w:rsidR="00D7629C">
        <w:t xml:space="preserve"> sonrió, y lo abrazó </w:t>
      </w:r>
      <w:r w:rsidR="00071913">
        <w:t xml:space="preserve">― </w:t>
      </w:r>
      <w:r w:rsidR="00D7629C">
        <w:t>Disfrutar tu departamento en Londres, y amarnos mucho más, no es poco, ¿Verdad?, le dijo besándolo.</w:t>
      </w:r>
      <w:r w:rsidR="00852C1B">
        <w:br w:type="page"/>
      </w:r>
      <w:r w:rsidR="00D7629C">
        <w:lastRenderedPageBreak/>
        <w:t xml:space="preserve">De regreso a Londres por una ruta llena de curvas y a pocos millas para empalmar la autopista M25, </w:t>
      </w:r>
      <w:r>
        <w:t>Janica</w:t>
      </w:r>
      <w:r w:rsidR="00D7629C">
        <w:t xml:space="preserve"> observó por el espejo retrovisor del acompañante a un vehículo </w:t>
      </w:r>
      <w:r w:rsidR="00462522">
        <w:t>que</w:t>
      </w:r>
      <w:r w:rsidR="00D7629C">
        <w:t xml:space="preserve"> se le veía acercando, </w:t>
      </w:r>
      <w:r w:rsidR="004B609E">
        <w:t>sin</w:t>
      </w:r>
      <w:r w:rsidR="00D7629C">
        <w:t xml:space="preserve"> inmutarse y con la tranquilidad de una </w:t>
      </w:r>
      <w:r w:rsidR="004B609E">
        <w:t>profesional</w:t>
      </w:r>
      <w:r w:rsidR="00D7629C">
        <w:t xml:space="preserve"> </w:t>
      </w:r>
      <w:r w:rsidR="00462522">
        <w:t>que</w:t>
      </w:r>
      <w:r w:rsidR="00D7629C">
        <w:t xml:space="preserve"> lo era, desenfundó su pistola automática y </w:t>
      </w:r>
      <w:r w:rsidR="00E23FA5">
        <w:t>siguió</w:t>
      </w:r>
      <w:r w:rsidR="00D7629C">
        <w:t xml:space="preserve"> observando.</w:t>
      </w:r>
    </w:p>
    <w:p w14:paraId="67B35BAC" w14:textId="0C93B477" w:rsidR="00165010" w:rsidRDefault="00422D18">
      <w:pPr>
        <w:ind w:left="720"/>
      </w:pPr>
      <w:r>
        <w:t xml:space="preserve">― </w:t>
      </w:r>
      <w:r w:rsidR="004172AE">
        <w:t xml:space="preserve">¿Qué </w:t>
      </w:r>
      <w:r>
        <w:t>sucede, te has vuelto realmente loca?, le preguntó Kevin, mirando el arma, con los ojos bien abiertos.</w:t>
      </w:r>
    </w:p>
    <w:p w14:paraId="66D0B64A" w14:textId="7C05BEDE" w:rsidR="00165010" w:rsidRDefault="00422D18">
      <w:pPr>
        <w:ind w:left="720"/>
        <w:rPr>
          <w:rPrChange w:id="876" w:author="Author" w:date="2024-06-26T12:40:00Z">
            <w:rPr>
              <w:sz w:val="28"/>
            </w:rPr>
          </w:rPrChange>
        </w:rPr>
      </w:pPr>
      <w:r>
        <w:t xml:space="preserve">― No están </w:t>
      </w:r>
      <w:r w:rsidR="004B609E">
        <w:t>siguiendo</w:t>
      </w:r>
      <w:r>
        <w:t xml:space="preserve">, </w:t>
      </w:r>
      <w:r w:rsidR="00C720BD">
        <w:t>acelera</w:t>
      </w:r>
      <w:r>
        <w:t>, le gritó ella.</w:t>
      </w:r>
    </w:p>
    <w:p w14:paraId="6FEE28CB" w14:textId="4224ED4C" w:rsidR="00165010" w:rsidRDefault="00422D18">
      <w:pPr>
        <w:ind w:left="720"/>
        <w:rPr>
          <w:rPrChange w:id="877" w:author="Author" w:date="2024-06-26T12:40:00Z">
            <w:rPr>
              <w:sz w:val="28"/>
            </w:rPr>
          </w:rPrChange>
        </w:rPr>
      </w:pPr>
      <w:r>
        <w:t>― ¿</w:t>
      </w:r>
      <w:r w:rsidR="00C720BD">
        <w:t>Quién</w:t>
      </w:r>
      <w:r>
        <w:t xml:space="preserve"> nos </w:t>
      </w:r>
      <w:r w:rsidR="00C720BD">
        <w:t>sigue</w:t>
      </w:r>
      <w:r>
        <w:t>?, le preguntó Kevin con tono preocupante.</w:t>
      </w:r>
    </w:p>
    <w:p w14:paraId="1E9FF3E0" w14:textId="0724E7D1" w:rsidR="00165010" w:rsidRDefault="00071913">
      <w:pPr>
        <w:ind w:left="720"/>
      </w:pPr>
      <w:r>
        <w:t xml:space="preserve">― </w:t>
      </w:r>
      <w:r w:rsidR="00D7629C">
        <w:t xml:space="preserve">No lo </w:t>
      </w:r>
      <w:r w:rsidR="00C720BD">
        <w:t>sé</w:t>
      </w:r>
      <w:r w:rsidR="00D7629C">
        <w:t xml:space="preserve">, le dijo cuando escucharon el zumbido de dos balas </w:t>
      </w:r>
      <w:r w:rsidR="00462522">
        <w:t>que</w:t>
      </w:r>
      <w:r w:rsidR="00D7629C">
        <w:t xml:space="preserve"> no llegaron a impactar en el coche.</w:t>
      </w:r>
    </w:p>
    <w:p w14:paraId="795BA33A" w14:textId="6CF763A0" w:rsidR="00165010" w:rsidRDefault="00422D18">
      <w:pPr>
        <w:ind w:left="720"/>
      </w:pPr>
      <w:r>
        <w:t>― ¿Nos van a Matar?, gritó Kevin, al borde de un ata</w:t>
      </w:r>
      <w:r w:rsidR="00462522">
        <w:t>que</w:t>
      </w:r>
      <w:r>
        <w:t xml:space="preserve"> de pánico.</w:t>
      </w:r>
    </w:p>
    <w:p w14:paraId="4B91D384" w14:textId="7E51F3AB" w:rsidR="00165010" w:rsidRDefault="00422D18">
      <w:pPr>
        <w:ind w:left="720"/>
      </w:pPr>
      <w:r>
        <w:t xml:space="preserve">― </w:t>
      </w:r>
      <w:r w:rsidR="00C720BD">
        <w:t>Tranquilízate</w:t>
      </w:r>
      <w:r>
        <w:t xml:space="preserve">. Nos están advirtiendo </w:t>
      </w:r>
      <w:r w:rsidR="00462522">
        <w:t>que</w:t>
      </w:r>
      <w:r>
        <w:t xml:space="preserve"> paremos. </w:t>
      </w:r>
      <w:r w:rsidR="00C720BD">
        <w:t>Acelera</w:t>
      </w:r>
      <w:r>
        <w:t xml:space="preserve">, le gritó </w:t>
      </w:r>
      <w:r w:rsidR="003C63D1">
        <w:t>Janica</w:t>
      </w:r>
      <w:r>
        <w:t>.</w:t>
      </w:r>
    </w:p>
    <w:p w14:paraId="346C5B13" w14:textId="3CF2CD26" w:rsidR="00165010" w:rsidRDefault="00000000">
      <w:pPr>
        <w:ind w:left="720"/>
        <w:rPr>
          <w:rPrChange w:id="878" w:author="Author" w:date="2024-06-26T12:40:00Z">
            <w:rPr>
              <w:sz w:val="28"/>
            </w:rPr>
          </w:rPrChange>
        </w:rPr>
      </w:pPr>
      <w:r>
        <w:t xml:space="preserve">Kevin no le contestó solamente </w:t>
      </w:r>
      <w:r w:rsidR="00F54961">
        <w:t>asintió</w:t>
      </w:r>
      <w:r>
        <w:t xml:space="preserve"> con la cabeza con total </w:t>
      </w:r>
      <w:r w:rsidR="00C720BD">
        <w:t>nerviosismo</w:t>
      </w:r>
      <w:r>
        <w:t>.</w:t>
      </w:r>
    </w:p>
    <w:p w14:paraId="3BEEC5DD" w14:textId="304125A8" w:rsidR="00165010" w:rsidRDefault="00000000">
      <w:pPr>
        <w:ind w:left="720"/>
        <w:rPr>
          <w:rPrChange w:id="879" w:author="Author" w:date="2024-06-26T12:40:00Z">
            <w:rPr>
              <w:sz w:val="28"/>
            </w:rPr>
          </w:rPrChange>
        </w:rPr>
      </w:pPr>
      <w:r>
        <w:t xml:space="preserve">Al ver el coche </w:t>
      </w:r>
      <w:r w:rsidR="00462522">
        <w:t>que</w:t>
      </w:r>
      <w:r>
        <w:t xml:space="preserve"> se les acercaba cada vez más, </w:t>
      </w:r>
      <w:r w:rsidR="003C63D1">
        <w:t>Janica</w:t>
      </w:r>
      <w:r>
        <w:t xml:space="preserve"> sacó medio cuerpo de la ventanilla y se tomó unos segundos para disparar, cuando lo hizo una de las balas dio en el parabrisas del automóvil </w:t>
      </w:r>
      <w:r w:rsidR="00462522">
        <w:t>que</w:t>
      </w:r>
      <w:r>
        <w:t xml:space="preserve"> los perseguía y  el otro proyectil en el neumático derecho </w:t>
      </w:r>
      <w:r w:rsidR="00462522">
        <w:t>que</w:t>
      </w:r>
      <w:r>
        <w:t xml:space="preserve">, zigzagueando se estrelló </w:t>
      </w:r>
      <w:r w:rsidR="004B609E">
        <w:t>sin</w:t>
      </w:r>
      <w:r>
        <w:t xml:space="preserve"> control contra el </w:t>
      </w:r>
      <w:r w:rsidR="00B67A75">
        <w:t>guardarraíl</w:t>
      </w:r>
      <w:r>
        <w:t xml:space="preserve"> de la carretera,</w:t>
      </w:r>
    </w:p>
    <w:p w14:paraId="52298095" w14:textId="343C8D78" w:rsidR="00165010" w:rsidRPr="004C10E3" w:rsidRDefault="00000000">
      <w:pPr>
        <w:ind w:left="720"/>
      </w:pPr>
      <w:r>
        <w:t xml:space="preserve">entonces, </w:t>
      </w:r>
      <w:r w:rsidR="003C63D1">
        <w:t>Janica</w:t>
      </w:r>
      <w:r>
        <w:t xml:space="preserve"> exhaló.</w:t>
      </w:r>
    </w:p>
    <w:p w14:paraId="1D36B10B" w14:textId="77777777" w:rsidR="00165010" w:rsidRDefault="00422D18">
      <w:pPr>
        <w:ind w:left="720"/>
      </w:pPr>
      <w:r>
        <w:t xml:space="preserve">― Le dimos, le dimos, gritó Kevin, mitad eufórico mitad con miedo. </w:t>
      </w:r>
    </w:p>
    <w:p w14:paraId="5632AF76" w14:textId="70B58AF9" w:rsidR="00165010" w:rsidRDefault="003C63D1">
      <w:pPr>
        <w:ind w:left="720"/>
      </w:pPr>
      <w:r>
        <w:t>Janica</w:t>
      </w:r>
      <w:r w:rsidR="00D7629C">
        <w:t xml:space="preserve"> guardó la pistola en la guantera, mientras, Kevin paraba el automóvil, con total </w:t>
      </w:r>
      <w:r w:rsidR="00671802">
        <w:t>nerviosismo</w:t>
      </w:r>
      <w:r w:rsidR="00D7629C">
        <w:t>.</w:t>
      </w:r>
    </w:p>
    <w:p w14:paraId="7182321B" w14:textId="3D5E0A03" w:rsidR="00165010" w:rsidRDefault="00422D18">
      <w:pPr>
        <w:ind w:left="720"/>
        <w:rPr>
          <w:rPrChange w:id="880" w:author="Author" w:date="2024-06-26T12:40:00Z">
            <w:rPr>
              <w:sz w:val="28"/>
            </w:rPr>
          </w:rPrChange>
        </w:rPr>
      </w:pPr>
      <w:r>
        <w:t xml:space="preserve">― ¿Quiénes eran las personas </w:t>
      </w:r>
      <w:r w:rsidR="00462522">
        <w:t>que</w:t>
      </w:r>
      <w:r>
        <w:t xml:space="preserve"> nos </w:t>
      </w:r>
      <w:r w:rsidR="00671802">
        <w:t>querían</w:t>
      </w:r>
      <w:r>
        <w:t xml:space="preserve"> matar?, le preguntó </w:t>
      </w:r>
      <w:r w:rsidR="00671802">
        <w:t>Kevin</w:t>
      </w:r>
      <w:r>
        <w:t xml:space="preserve"> con </w:t>
      </w:r>
      <w:r w:rsidR="00194DD9">
        <w:t>signos</w:t>
      </w:r>
      <w:r>
        <w:t xml:space="preserve"> de interrogación.</w:t>
      </w:r>
    </w:p>
    <w:p w14:paraId="2AC939C2" w14:textId="6C295836" w:rsidR="00165010" w:rsidRDefault="003C63D1">
      <w:pPr>
        <w:ind w:left="720"/>
        <w:rPr>
          <w:rPrChange w:id="881" w:author="Author" w:date="2024-06-26T12:40:00Z">
            <w:rPr>
              <w:sz w:val="28"/>
            </w:rPr>
          </w:rPrChange>
        </w:rPr>
      </w:pPr>
      <w:r>
        <w:t>Janica</w:t>
      </w:r>
      <w:r w:rsidR="00D7629C">
        <w:t xml:space="preserve"> exhaló y tardó en contestar mirando hacia atrás.</w:t>
      </w:r>
    </w:p>
    <w:p w14:paraId="04B99C60" w14:textId="42226101" w:rsidR="00165010" w:rsidRDefault="00422D18">
      <w:pPr>
        <w:ind w:left="720"/>
        <w:rPr>
          <w:rPrChange w:id="882" w:author="Author" w:date="2024-06-26T12:40:00Z">
            <w:rPr>
              <w:sz w:val="28"/>
            </w:rPr>
          </w:rPrChange>
        </w:rPr>
      </w:pPr>
      <w:r>
        <w:t xml:space="preserve">― Seguramente, fue el GRU, el servicio de inteligencia militar ruso. Querían </w:t>
      </w:r>
      <w:r w:rsidR="00671802">
        <w:t>asesinarme</w:t>
      </w:r>
      <w:r>
        <w:t xml:space="preserve">, ya no les </w:t>
      </w:r>
      <w:r w:rsidR="00671802">
        <w:t>sirvo</w:t>
      </w:r>
      <w:r>
        <w:t xml:space="preserve">. Si o sí tenemos </w:t>
      </w:r>
      <w:r w:rsidR="00671802">
        <w:t>que</w:t>
      </w:r>
      <w:r>
        <w:t xml:space="preserve"> salir de Inglaterra, aquí nadie nos protegerá. El GRU movilizará todas las cedulas dormidas para atraparme. Vamos nos de aquí. Es peligroso retroceder.</w:t>
      </w:r>
    </w:p>
    <w:p w14:paraId="5FB0BAA2" w14:textId="77777777" w:rsidR="00165010" w:rsidRDefault="00422D18">
      <w:pPr>
        <w:ind w:left="720"/>
        <w:rPr>
          <w:rPrChange w:id="883" w:author="Author" w:date="2024-06-26T12:40:00Z">
            <w:rPr>
              <w:sz w:val="28"/>
            </w:rPr>
          </w:rPrChange>
        </w:rPr>
      </w:pPr>
      <w:r>
        <w:t>― El MI5 nos puede ayudar sí te entregas y le das información, le contestó Kevin, sabiendo cual iba hacer la respuesta.</w:t>
      </w:r>
    </w:p>
    <w:p w14:paraId="19F4B5B1" w14:textId="02200E29" w:rsidR="00165010" w:rsidRDefault="00422D18">
      <w:pPr>
        <w:ind w:left="720"/>
        <w:rPr>
          <w:rPrChange w:id="884" w:author="Author" w:date="2024-06-26T12:40:00Z">
            <w:rPr>
              <w:sz w:val="28"/>
            </w:rPr>
          </w:rPrChange>
        </w:rPr>
      </w:pPr>
      <w:r>
        <w:t xml:space="preserve">― Sabes </w:t>
      </w:r>
      <w:r w:rsidR="00462522">
        <w:t>que</w:t>
      </w:r>
      <w:r>
        <w:t xml:space="preserve"> no lo haré, </w:t>
      </w:r>
      <w:r w:rsidR="00671802">
        <w:t>sigamos</w:t>
      </w:r>
      <w:r>
        <w:t xml:space="preserve"> hacia Londres, mientras tanto veré </w:t>
      </w:r>
      <w:r w:rsidR="00462522">
        <w:t>que</w:t>
      </w:r>
      <w:r>
        <w:t xml:space="preserve"> puedo hacer, contestó ella mirando </w:t>
      </w:r>
      <w:r w:rsidR="00671802">
        <w:t>hacia</w:t>
      </w:r>
      <w:r>
        <w:t xml:space="preserve"> atrás. </w:t>
      </w:r>
    </w:p>
    <w:p w14:paraId="5BEAFCCC" w14:textId="04D220B3" w:rsidR="00165010" w:rsidRDefault="00000000">
      <w:pPr>
        <w:ind w:left="720"/>
      </w:pPr>
      <w:r>
        <w:t xml:space="preserve">El viaje hacia Londres fue incomodo, y </w:t>
      </w:r>
      <w:r w:rsidR="00671802">
        <w:t>silencioso</w:t>
      </w:r>
      <w:r>
        <w:t xml:space="preserve">, no </w:t>
      </w:r>
      <w:r w:rsidR="00933D81">
        <w:t>querían</w:t>
      </w:r>
      <w:r>
        <w:t xml:space="preserve"> hablar, hasta </w:t>
      </w:r>
      <w:r w:rsidR="00462522">
        <w:t>que</w:t>
      </w:r>
      <w:r>
        <w:t xml:space="preserve"> ella se recostó en su </w:t>
      </w:r>
      <w:r w:rsidR="00194DD9">
        <w:t>asiento</w:t>
      </w:r>
      <w:r>
        <w:t xml:space="preserve"> y se </w:t>
      </w:r>
      <w:r w:rsidR="00671802">
        <w:t>quedó</w:t>
      </w:r>
      <w:r>
        <w:t xml:space="preserve"> dormida. </w:t>
      </w:r>
    </w:p>
    <w:p w14:paraId="60F11279" w14:textId="2A43E45A" w:rsidR="00165010" w:rsidRDefault="00422D18">
      <w:pPr>
        <w:ind w:left="720"/>
      </w:pPr>
      <w:r>
        <w:t xml:space="preserve">― Cuando </w:t>
      </w:r>
      <w:r w:rsidR="003C63D1">
        <w:t>Janica</w:t>
      </w:r>
      <w:r>
        <w:t xml:space="preserve"> despertó después de su corto sueño, le habló </w:t>
      </w:r>
      <w:r w:rsidR="004B609E">
        <w:t>sincero</w:t>
      </w:r>
      <w:r>
        <w:t xml:space="preserve"> a Kevin.</w:t>
      </w:r>
    </w:p>
    <w:p w14:paraId="1B5E892C" w14:textId="1214A3AE" w:rsidR="00165010" w:rsidRDefault="00000000">
      <w:pPr>
        <w:ind w:left="720"/>
      </w:pPr>
      <w:r>
        <w:t xml:space="preserve"> ― No te traído más </w:t>
      </w:r>
      <w:r w:rsidR="00462522">
        <w:t>que</w:t>
      </w:r>
      <w:r>
        <w:t xml:space="preserve"> </w:t>
      </w:r>
      <w:r w:rsidR="00E23FA5">
        <w:t>problemas</w:t>
      </w:r>
      <w:r>
        <w:t xml:space="preserve"> desde </w:t>
      </w:r>
      <w:r w:rsidR="00462522">
        <w:t>que</w:t>
      </w:r>
      <w:r>
        <w:t xml:space="preserve"> nos conocemos, y te llevado a un mundo inimaginable y de misterios para ti, donde tu vida en cada momento corre peligro, no mereces todo esto, le dijo con un velo de tristeza en la voz.</w:t>
      </w:r>
    </w:p>
    <w:p w14:paraId="14C10EF7" w14:textId="47038566" w:rsidR="00165010" w:rsidRDefault="00422D18">
      <w:pPr>
        <w:ind w:left="720"/>
      </w:pPr>
      <w:r>
        <w:t xml:space="preserve">― Soy muy feliz a tu lado y no lo cambiaría por nada en el mundo, más allá de todos los peligros </w:t>
      </w:r>
      <w:r w:rsidR="00462522">
        <w:t>que</w:t>
      </w:r>
      <w:r>
        <w:t xml:space="preserve"> no rodean, le contestó Kevin, mirando hacía a delante </w:t>
      </w:r>
    </w:p>
    <w:p w14:paraId="4D67D320" w14:textId="77777777" w:rsidR="00165010" w:rsidRDefault="00000000">
      <w:pPr>
        <w:ind w:left="720"/>
        <w:rPr>
          <w:rPrChange w:id="885" w:author="Author" w:date="2024-06-26T12:40:00Z">
            <w:rPr>
              <w:sz w:val="28"/>
            </w:rPr>
          </w:rPrChange>
        </w:rPr>
      </w:pPr>
      <w:r>
        <w:t>Ella lo miró un instante y le devolvió una sonrisa, pero no le contestó.</w:t>
      </w:r>
    </w:p>
    <w:p w14:paraId="231B51B6" w14:textId="77777777" w:rsidR="00165010" w:rsidRDefault="00165010">
      <w:pPr>
        <w:ind w:left="720"/>
        <w:rPr>
          <w:sz w:val="28"/>
          <w:szCs w:val="28"/>
        </w:rPr>
      </w:pPr>
    </w:p>
    <w:p w14:paraId="6A1A79D9" w14:textId="77777777" w:rsidR="00165010" w:rsidRDefault="00165010">
      <w:pPr>
        <w:ind w:left="720"/>
        <w:rPr>
          <w:sz w:val="28"/>
          <w:szCs w:val="28"/>
        </w:rPr>
      </w:pPr>
    </w:p>
    <w:p w14:paraId="63EDC70D" w14:textId="5CD8363A" w:rsidR="00954A22" w:rsidRDefault="00E16138">
      <w:pPr>
        <w:ind w:left="720"/>
      </w:pPr>
      <w:r>
        <w:t>Ambos saben que</w:t>
      </w:r>
      <w:r w:rsidR="00000000">
        <w:t xml:space="preserve">, mientras permanezcan en Londres, </w:t>
      </w:r>
      <w:r w:rsidR="003C63D1">
        <w:t>Janica</w:t>
      </w:r>
      <w:r w:rsidR="00000000">
        <w:t xml:space="preserve"> y Kevin, deben trabajar juntos para evaluar los riesgos y tomar </w:t>
      </w:r>
      <w:r w:rsidR="00E23FA5">
        <w:t>decisiones</w:t>
      </w:r>
      <w:r w:rsidR="00000000">
        <w:t xml:space="preserve"> </w:t>
      </w:r>
      <w:r w:rsidR="00462522">
        <w:t>que</w:t>
      </w:r>
      <w:r w:rsidR="00000000">
        <w:t xml:space="preserve"> maximicen sus </w:t>
      </w:r>
      <w:r w:rsidR="00671802">
        <w:t>posibilidades</w:t>
      </w:r>
      <w:r w:rsidR="00000000">
        <w:t xml:space="preserve"> de eludir la detención, del GRU o el SVR, (Servicio de inteligencia exterior ruso) y llegar a un lugar seguro como Canadá. La cautela y la planificación serán fundamentales para su seguridad y supervivencia</w:t>
      </w:r>
      <w:r>
        <w:t>.</w:t>
      </w:r>
      <w:r w:rsidR="00954A22">
        <w:br w:type="page"/>
      </w:r>
      <w:r w:rsidR="00000000">
        <w:lastRenderedPageBreak/>
        <w:t xml:space="preserve">El departamento era </w:t>
      </w:r>
      <w:r w:rsidR="004B609E">
        <w:t>pequeño</w:t>
      </w:r>
      <w:r w:rsidR="00000000">
        <w:t xml:space="preserve">, en un cuarto piso, con balcón y con vista a la </w:t>
      </w:r>
      <w:r w:rsidR="0052792C">
        <w:t>calle</w:t>
      </w:r>
      <w:r w:rsidR="00000000">
        <w:t xml:space="preserve"> </w:t>
      </w:r>
      <w:r w:rsidR="00671802">
        <w:t>Manor</w:t>
      </w:r>
      <w:r w:rsidR="00000000">
        <w:t xml:space="preserve"> Road. </w:t>
      </w:r>
      <w:r w:rsidR="003C63D1">
        <w:t>Janica</w:t>
      </w:r>
      <w:r w:rsidR="00000000">
        <w:t xml:space="preserve"> observó la gente </w:t>
      </w:r>
      <w:r w:rsidR="00462522">
        <w:t>que</w:t>
      </w:r>
      <w:r w:rsidR="00000000">
        <w:t xml:space="preserve"> </w:t>
      </w:r>
      <w:r w:rsidR="001159DD">
        <w:t>transitaba</w:t>
      </w:r>
      <w:r w:rsidR="00000000">
        <w:t xml:space="preserve"> con sus </w:t>
      </w:r>
      <w:r w:rsidR="00E23FA5">
        <w:t>problemas</w:t>
      </w:r>
      <w:r w:rsidR="00000000">
        <w:t xml:space="preserve"> del día y los envidió, por</w:t>
      </w:r>
      <w:r w:rsidR="00462522">
        <w:t>que</w:t>
      </w:r>
      <w:r w:rsidR="00000000">
        <w:t xml:space="preserve"> ella no podía ser uno de ellos, jamás lo sería. Su vida dependía de un delgado hilo, donde seguramente tendría </w:t>
      </w:r>
      <w:r w:rsidR="00462522">
        <w:t>que</w:t>
      </w:r>
      <w:r w:rsidR="00000000">
        <w:t xml:space="preserve"> huir y volver a matar para sobrevivir. Que hermoso hubiese </w:t>
      </w:r>
      <w:r w:rsidR="00F33C32">
        <w:t>sido</w:t>
      </w:r>
      <w:r w:rsidR="00000000">
        <w:t xml:space="preserve"> ser una persona normal y haber conocido a Kevin en otras circunstancias, disfrutar de su amor en este departamento  y proyectar un futuros con hijos.</w:t>
      </w:r>
    </w:p>
    <w:p w14:paraId="2EAB7D6B" w14:textId="70802729" w:rsidR="00165010" w:rsidRDefault="00000000">
      <w:pPr>
        <w:ind w:left="720"/>
        <w:rPr>
          <w:rPrChange w:id="886" w:author="Author" w:date="2024-06-26T12:40:00Z">
            <w:rPr>
              <w:sz w:val="28"/>
            </w:rPr>
          </w:rPrChange>
        </w:rPr>
      </w:pPr>
      <w:r>
        <w:t xml:space="preserve">Kevin la abrazó por la espalda y le dio un beso en el cuello </w:t>
      </w:r>
      <w:r w:rsidR="00071913">
        <w:t xml:space="preserve">― </w:t>
      </w:r>
      <w:r>
        <w:t xml:space="preserve">¿En </w:t>
      </w:r>
      <w:r w:rsidR="00093B94">
        <w:t>qué</w:t>
      </w:r>
      <w:r>
        <w:t xml:space="preserve"> </w:t>
      </w:r>
      <w:r w:rsidR="001159DD">
        <w:t>estás</w:t>
      </w:r>
      <w:r>
        <w:t xml:space="preserve"> pensando, mi amor, acaso te gusta el lugar? </w:t>
      </w:r>
    </w:p>
    <w:p w14:paraId="03F74CB0" w14:textId="4F74B4FA" w:rsidR="00165010" w:rsidRDefault="00422D18">
      <w:pPr>
        <w:ind w:left="720"/>
        <w:rPr>
          <w:rPrChange w:id="887" w:author="Author" w:date="2024-06-26T12:40:00Z">
            <w:rPr>
              <w:sz w:val="28"/>
            </w:rPr>
          </w:rPrChange>
        </w:rPr>
      </w:pPr>
      <w:r>
        <w:t xml:space="preserve">― No pensaba en nada, solamente veía la gente </w:t>
      </w:r>
      <w:r w:rsidR="001159DD">
        <w:t>transitar</w:t>
      </w:r>
      <w:r>
        <w:t xml:space="preserve">. le dijo ella, ocultando las </w:t>
      </w:r>
      <w:r w:rsidR="00310D7F">
        <w:t>lágrimas</w:t>
      </w:r>
      <w:r>
        <w:t>.</w:t>
      </w:r>
    </w:p>
    <w:p w14:paraId="4145B51C" w14:textId="77777777" w:rsidR="00165010" w:rsidRDefault="00000000">
      <w:pPr>
        <w:ind w:left="720"/>
        <w:rPr>
          <w:rPrChange w:id="888" w:author="Author" w:date="2024-06-26T12:40:00Z">
            <w:rPr>
              <w:sz w:val="28"/>
            </w:rPr>
          </w:rPrChange>
        </w:rPr>
      </w:pPr>
      <w:r>
        <w:t>- Acabo de anular el vuelo para el día 5 de Abril, pedí una reserva para el día 7, le dijo Kevin, mirando su celular.</w:t>
      </w:r>
    </w:p>
    <w:p w14:paraId="2A41BD5A" w14:textId="50DBB8A0" w:rsidR="00165010" w:rsidRDefault="00422D18">
      <w:pPr>
        <w:ind w:left="720"/>
        <w:rPr>
          <w:rPrChange w:id="889" w:author="Author" w:date="2024-06-26T12:40:00Z">
            <w:rPr>
              <w:sz w:val="28"/>
            </w:rPr>
          </w:rPrChange>
        </w:rPr>
      </w:pPr>
      <w:r>
        <w:t xml:space="preserve">― ¿A </w:t>
      </w:r>
      <w:r w:rsidR="00093B94">
        <w:t>qué</w:t>
      </w:r>
      <w:r>
        <w:t xml:space="preserve"> hora es el vuelo a Canadá?, le indagó ella.</w:t>
      </w:r>
    </w:p>
    <w:p w14:paraId="3709F8CB" w14:textId="6A4E3BB7" w:rsidR="00165010" w:rsidRDefault="00422D18">
      <w:pPr>
        <w:ind w:left="720"/>
      </w:pPr>
      <w:r>
        <w:t xml:space="preserve">― 1.50 p.m. Terminal 5. vuelo 610, </w:t>
      </w:r>
      <w:r w:rsidR="00E23FA5">
        <w:t>siempre</w:t>
      </w:r>
      <w:r>
        <w:t xml:space="preserve"> por British  Airways. </w:t>
      </w:r>
    </w:p>
    <w:p w14:paraId="25C14AED" w14:textId="78BCAF29" w:rsidR="00F532E2" w:rsidRDefault="003C63D1">
      <w:pPr>
        <w:ind w:left="720"/>
      </w:pPr>
      <w:r>
        <w:t>Janica</w:t>
      </w:r>
      <w:r w:rsidR="00D7629C">
        <w:t xml:space="preserve"> solamente </w:t>
      </w:r>
      <w:r w:rsidR="00F54961">
        <w:t>asintió</w:t>
      </w:r>
      <w:r w:rsidR="00D7629C">
        <w:t>.</w:t>
      </w:r>
    </w:p>
    <w:p w14:paraId="35ED6345" w14:textId="77777777" w:rsidR="00F532E2" w:rsidRDefault="00F532E2">
      <w:pPr>
        <w:ind w:left="720"/>
      </w:pPr>
    </w:p>
    <w:p w14:paraId="56F14696" w14:textId="556C06FE" w:rsidR="00F532E2" w:rsidRDefault="00F532E2" w:rsidP="00F532E2">
      <w:pPr>
        <w:ind w:left="720"/>
        <w:jc w:val="center"/>
      </w:pPr>
      <w:r>
        <w:t>****</w:t>
      </w:r>
      <w:r>
        <w:t>***</w:t>
      </w:r>
    </w:p>
    <w:p w14:paraId="54F4F7FF" w14:textId="77777777" w:rsidR="00F532E2" w:rsidRDefault="00F532E2">
      <w:pPr>
        <w:ind w:left="720"/>
      </w:pPr>
    </w:p>
    <w:p w14:paraId="60C90B56" w14:textId="71EFB36E" w:rsidR="00954A22" w:rsidRDefault="00D7629C">
      <w:pPr>
        <w:ind w:left="720"/>
      </w:pPr>
      <w:r>
        <w:t xml:space="preserve">La noche antes de viajar Kevin invitó a </w:t>
      </w:r>
      <w:r w:rsidR="003C63D1">
        <w:t>Janica</w:t>
      </w:r>
      <w:r>
        <w:t xml:space="preserve"> a un corto paseo por Pi</w:t>
      </w:r>
      <w:r w:rsidR="00C11DF0">
        <w:t>c</w:t>
      </w:r>
      <w:r>
        <w:t xml:space="preserve">cadilly Circus y una cena en un </w:t>
      </w:r>
      <w:r w:rsidR="00C11DF0">
        <w:t>restaurant</w:t>
      </w:r>
      <w:r>
        <w:t xml:space="preserve"> conocido por </w:t>
      </w:r>
      <w:r w:rsidR="00326688">
        <w:t>él</w:t>
      </w:r>
      <w:r>
        <w:t>.</w:t>
      </w:r>
    </w:p>
    <w:p w14:paraId="04BE648E" w14:textId="5860E348" w:rsidR="00954A22" w:rsidRDefault="00422D18">
      <w:pPr>
        <w:ind w:left="720"/>
      </w:pPr>
      <w:r>
        <w:t xml:space="preserve">― Sería de loco pensar </w:t>
      </w:r>
      <w:r w:rsidR="00462522">
        <w:t>que</w:t>
      </w:r>
      <w:r>
        <w:t xml:space="preserve"> el GRU nos </w:t>
      </w:r>
      <w:r w:rsidR="00E23FA5">
        <w:t>siguió</w:t>
      </w:r>
      <w:r>
        <w:t xml:space="preserve"> </w:t>
      </w:r>
      <w:r w:rsidR="00C11DF0">
        <w:t>está</w:t>
      </w:r>
      <w:r>
        <w:t xml:space="preserve"> aquí, primero se tienen </w:t>
      </w:r>
      <w:r w:rsidR="00462522">
        <w:t>que</w:t>
      </w:r>
      <w:r>
        <w:t xml:space="preserve"> recomponer del golpe </w:t>
      </w:r>
      <w:r w:rsidR="00462522">
        <w:t>que</w:t>
      </w:r>
      <w:r>
        <w:t xml:space="preserve"> recibieron. Seguramente, </w:t>
      </w:r>
      <w:r w:rsidR="00462522">
        <w:t>que</w:t>
      </w:r>
      <w:r>
        <w:t xml:space="preserve"> los agentes </w:t>
      </w:r>
      <w:r w:rsidR="00462522">
        <w:t>que</w:t>
      </w:r>
      <w:r>
        <w:t xml:space="preserve"> perdieron en el vuelco del automóvil, sí están vivos no estarían en condiciones de seguirnos por ahora, se dijo </w:t>
      </w:r>
      <w:r w:rsidR="003C63D1">
        <w:t>Janica</w:t>
      </w:r>
      <w:r>
        <w:t>, mientras se colocaba una peluca negra y lentes oscuros.</w:t>
      </w:r>
      <w:r w:rsidR="00954A22">
        <w:br w:type="page"/>
      </w:r>
      <w:r>
        <w:lastRenderedPageBreak/>
        <w:t xml:space="preserve">Cuando el agente Cero pasó el informe a Moscú sobre lo sucedido en la carretera rumbo a Londres, no pudo menos </w:t>
      </w:r>
      <w:r w:rsidR="00462522">
        <w:t>que</w:t>
      </w:r>
      <w:r>
        <w:t xml:space="preserve"> insultar al aire y maldecir a </w:t>
      </w:r>
      <w:r w:rsidR="003C63D1">
        <w:t>Janica</w:t>
      </w:r>
      <w:r>
        <w:t>.</w:t>
      </w:r>
    </w:p>
    <w:p w14:paraId="2AE2475E" w14:textId="1B8E7F08" w:rsidR="00165010" w:rsidRDefault="00422D18">
      <w:pPr>
        <w:ind w:left="720"/>
      </w:pPr>
      <w:r>
        <w:t xml:space="preserve">― Maldita seas, pagaras por esto. Perdimos dos hombres. Se </w:t>
      </w:r>
      <w:r w:rsidR="00462522">
        <w:t>que</w:t>
      </w:r>
      <w:r>
        <w:t xml:space="preserve"> quieres huir de Inglaterra con tu galán inglés, pero no lograras hacerlo.</w:t>
      </w:r>
    </w:p>
    <w:p w14:paraId="45D89E84" w14:textId="187D746E" w:rsidR="00165010" w:rsidRDefault="00000000">
      <w:pPr>
        <w:ind w:left="720"/>
        <w:rPr>
          <w:rPrChange w:id="890" w:author="Author" w:date="2024-06-26T12:40:00Z">
            <w:rPr>
              <w:sz w:val="28"/>
            </w:rPr>
          </w:rPrChange>
        </w:rPr>
      </w:pPr>
      <w:r>
        <w:t xml:space="preserve">Habían </w:t>
      </w:r>
      <w:r w:rsidR="00F33C32">
        <w:t>sido</w:t>
      </w:r>
      <w:r>
        <w:t xml:space="preserve"> compañeros de curso, él </w:t>
      </w:r>
      <w:r w:rsidR="00E23FA5">
        <w:t>siempre</w:t>
      </w:r>
      <w:r>
        <w:t xml:space="preserve"> la admiró pero también la deseo, </w:t>
      </w:r>
      <w:r w:rsidR="00E23FA5">
        <w:t>siempre</w:t>
      </w:r>
      <w:r>
        <w:t xml:space="preserve"> tuvo un no rotundo y eso hizo </w:t>
      </w:r>
      <w:r w:rsidR="00462522">
        <w:t>que</w:t>
      </w:r>
      <w:r>
        <w:t xml:space="preserve"> la empezara a odiar, más allá de reconocerle todos los laureles.</w:t>
      </w:r>
    </w:p>
    <w:p w14:paraId="2245FEBA" w14:textId="29EBE4C7" w:rsidR="00165010" w:rsidRDefault="003C63D1">
      <w:pPr>
        <w:ind w:left="720"/>
        <w:rPr>
          <w:rPrChange w:id="891" w:author="Author" w:date="2024-06-26T12:40:00Z">
            <w:rPr>
              <w:sz w:val="28"/>
            </w:rPr>
          </w:rPrChange>
        </w:rPr>
      </w:pPr>
      <w:r>
        <w:t>Janica</w:t>
      </w:r>
      <w:r w:rsidR="00D7629C">
        <w:t xml:space="preserve"> se había enamorado y acostado con el enemigo, y eso el GRU no se lo perdonaba, seguramente, sí era capturada por el MI5 le iba a vender información a occidente a cambio de su libertad y así poder huir de Inglaterra. De Moscú activaron todas las </w:t>
      </w:r>
      <w:r w:rsidR="00270647">
        <w:t>alarmas</w:t>
      </w:r>
      <w:r w:rsidR="00D7629C">
        <w:t xml:space="preserve"> y han despertados a todas las células dormidas </w:t>
      </w:r>
      <w:r w:rsidR="00462522">
        <w:t>que</w:t>
      </w:r>
      <w:r w:rsidR="00D7629C">
        <w:t xml:space="preserve"> trabajan en la clandestinidad, en el Reino Unido. </w:t>
      </w:r>
      <w:r>
        <w:t>Janica</w:t>
      </w:r>
      <w:r w:rsidR="00D7629C">
        <w:t xml:space="preserve"> no tenía </w:t>
      </w:r>
      <w:r w:rsidR="00462522">
        <w:t>que</w:t>
      </w:r>
      <w:r w:rsidR="00D7629C">
        <w:t xml:space="preserve"> abandonar Inglaterra bajo ninguna circunstancias. El agente Cero lo sabía, y también sabía </w:t>
      </w:r>
      <w:r w:rsidR="00462522">
        <w:t>que</w:t>
      </w:r>
      <w:r w:rsidR="00D7629C">
        <w:t xml:space="preserve"> él era el responsable de esa investigación.</w:t>
      </w:r>
    </w:p>
    <w:p w14:paraId="715721A9" w14:textId="66EFA143" w:rsidR="00852C1B" w:rsidRDefault="00000000">
      <w:pPr>
        <w:ind w:left="720"/>
      </w:pPr>
      <w:r>
        <w:t xml:space="preserve">Igualmente, sabía </w:t>
      </w:r>
      <w:r w:rsidR="00462522">
        <w:t>que</w:t>
      </w:r>
      <w:r>
        <w:t xml:space="preserve"> </w:t>
      </w:r>
      <w:r w:rsidR="003C63D1">
        <w:t>Janica</w:t>
      </w:r>
      <w:r>
        <w:t xml:space="preserve"> tenía mucha credibilidad y fuerza dentro de la organización y podía decir </w:t>
      </w:r>
      <w:r w:rsidR="00462522">
        <w:t>que</w:t>
      </w:r>
      <w:r>
        <w:t xml:space="preserve"> uso a su supuesta pareja para sacarle información y </w:t>
      </w:r>
      <w:r w:rsidR="00462522">
        <w:t>que</w:t>
      </w:r>
      <w:r>
        <w:t xml:space="preserve"> en ningún momento pensó </w:t>
      </w:r>
      <w:r w:rsidR="00462522">
        <w:t>que</w:t>
      </w:r>
      <w:r>
        <w:t xml:space="preserve"> el coche </w:t>
      </w:r>
      <w:r w:rsidR="00462522">
        <w:t>que</w:t>
      </w:r>
      <w:r>
        <w:t xml:space="preserve"> la quiso detener en la ruta era del servicio secreto Ruso. No se identificaron, tiraron a matar, podría argumentar. Era un argumento válido puesto sobre la mesa, cayendo toda la responsabilidad sobre </w:t>
      </w:r>
      <w:r w:rsidR="00270647">
        <w:t>él</w:t>
      </w:r>
      <w:r>
        <w:t xml:space="preserve">. Más sabiendo, del último trabajo de </w:t>
      </w:r>
      <w:r w:rsidR="003C63D1">
        <w:t>Janica</w:t>
      </w:r>
      <w:r>
        <w:t xml:space="preserve"> en el reino unido, el descubrimiento de agua pesada con fines bélicos. Una de las infiltraciones de mayor alcance y duración en el gobierno Británico por parte de un agente ruso.</w:t>
      </w:r>
      <w:r w:rsidR="00852C1B">
        <w:br w:type="page"/>
      </w:r>
      <w:r w:rsidR="003C63D1">
        <w:lastRenderedPageBreak/>
        <w:t>Janica</w:t>
      </w:r>
      <w:r>
        <w:t xml:space="preserve"> se deslizó de los brazos de Kevin dormido, y a través de la luz </w:t>
      </w:r>
      <w:r w:rsidR="00462522">
        <w:t>que</w:t>
      </w:r>
      <w:r>
        <w:t xml:space="preserve"> se filtraba por la ventana se </w:t>
      </w:r>
      <w:r w:rsidR="00F54961">
        <w:t>quedó</w:t>
      </w:r>
      <w:r>
        <w:t xml:space="preserve"> contemplándolo unos minutos, pensando cuanto lo amaba y </w:t>
      </w:r>
      <w:r w:rsidR="00462522">
        <w:t>que</w:t>
      </w:r>
      <w:r>
        <w:t xml:space="preserve"> cerca estaban de volar a Canadá, emprendiendo una nueva vida y ser realmente felices, igualmente, no era fácil la salida, conociendo bien de adentro cómo funcionan los servicios de inteligencia, cuando una persona quiere evadirlos y huir a otro país. Lo más común, pedir una </w:t>
      </w:r>
      <w:r w:rsidR="004B609E">
        <w:t>silla</w:t>
      </w:r>
      <w:r>
        <w:t xml:space="preserve"> de ruedas por incapacidad motriz hasta pasar el pre embar</w:t>
      </w:r>
      <w:r w:rsidR="00462522">
        <w:t>que</w:t>
      </w:r>
      <w:r>
        <w:t xml:space="preserve">, puede </w:t>
      </w:r>
      <w:r w:rsidR="00462522">
        <w:t>que</w:t>
      </w:r>
      <w:r>
        <w:t xml:space="preserve"> el agente no preste mucha atención de quien se trata. Otra alternativa es seguir a una persona mayor con una valija carry </w:t>
      </w:r>
      <w:r w:rsidR="00270647">
        <w:t>on</w:t>
      </w:r>
      <w:r>
        <w:t xml:space="preserve"> y ofrecerse ayudarla para subir el equipaje la cabina, </w:t>
      </w:r>
      <w:r w:rsidR="00E23FA5">
        <w:t>siempre</w:t>
      </w:r>
      <w:r>
        <w:t xml:space="preserve"> da ventaja para llegar al pre- embar</w:t>
      </w:r>
      <w:r w:rsidR="00462522">
        <w:t>que</w:t>
      </w:r>
      <w:r>
        <w:t xml:space="preserve">. El avión completo hace </w:t>
      </w:r>
      <w:r w:rsidR="00462522">
        <w:t>que</w:t>
      </w:r>
      <w:r>
        <w:t xml:space="preserve"> los pasajeros se remolinen  en los accesos de entrada y haga más dificultoso la </w:t>
      </w:r>
      <w:r w:rsidR="00E760CE">
        <w:t>búsqueda</w:t>
      </w:r>
      <w:r>
        <w:t xml:space="preserve"> de los agentes, seguramente, </w:t>
      </w:r>
      <w:r w:rsidR="003C63D1">
        <w:t>Janica</w:t>
      </w:r>
      <w:r>
        <w:t xml:space="preserve"> no utilizaría ninguno de estos métodos, por</w:t>
      </w:r>
      <w:r w:rsidR="00462522">
        <w:t>que</w:t>
      </w:r>
      <w:r>
        <w:t xml:space="preserve"> sería descubierta y </w:t>
      </w:r>
      <w:r w:rsidR="007C0065">
        <w:t>asesinada</w:t>
      </w:r>
      <w:r>
        <w:t xml:space="preserve"> en el mismo lugar </w:t>
      </w:r>
      <w:r w:rsidR="004B609E">
        <w:t>sin</w:t>
      </w:r>
      <w:r>
        <w:t xml:space="preserve"> poder defenderse.</w:t>
      </w:r>
    </w:p>
    <w:p w14:paraId="6A441050" w14:textId="33E88BC1" w:rsidR="00165010" w:rsidRDefault="00000000">
      <w:pPr>
        <w:ind w:left="720"/>
        <w:rPr>
          <w:rPrChange w:id="892" w:author="Author" w:date="2024-06-26T12:40:00Z">
            <w:rPr>
              <w:sz w:val="28"/>
            </w:rPr>
          </w:rPrChange>
        </w:rPr>
      </w:pPr>
      <w:r>
        <w:t xml:space="preserve">De repente, </w:t>
      </w:r>
      <w:r w:rsidR="003C63D1">
        <w:t>Janica</w:t>
      </w:r>
      <w:r>
        <w:t xml:space="preserve"> abrió sus ojos se abrieron desmesuradamente y presurosa abrió su mochila.</w:t>
      </w:r>
    </w:p>
    <w:p w14:paraId="5032BC41" w14:textId="52B875DD" w:rsidR="00165010" w:rsidRDefault="00422D18">
      <w:pPr>
        <w:ind w:left="720"/>
        <w:rPr>
          <w:rPrChange w:id="893" w:author="Author" w:date="2024-06-26T12:40:00Z">
            <w:rPr>
              <w:sz w:val="28"/>
            </w:rPr>
          </w:rPrChange>
        </w:rPr>
      </w:pPr>
      <w:r>
        <w:t xml:space="preserve">― Mierda, como puede ser </w:t>
      </w:r>
      <w:r w:rsidR="00462522">
        <w:t>que</w:t>
      </w:r>
      <w:r>
        <w:t xml:space="preserve"> haya </w:t>
      </w:r>
      <w:r w:rsidR="00F33C32">
        <w:t>sido</w:t>
      </w:r>
      <w:r>
        <w:t xml:space="preserve"> tan estúpida, se dijo tomándose la cabeza y volviendo a revisar el bolso.</w:t>
      </w:r>
    </w:p>
    <w:p w14:paraId="456CF8BB" w14:textId="35824AF8" w:rsidR="00165010" w:rsidRDefault="00422D18">
      <w:pPr>
        <w:ind w:left="720"/>
        <w:rPr>
          <w:rPrChange w:id="894" w:author="Author" w:date="2024-06-26T12:40:00Z">
            <w:rPr>
              <w:sz w:val="28"/>
            </w:rPr>
          </w:rPrChange>
        </w:rPr>
      </w:pPr>
      <w:r>
        <w:t xml:space="preserve">― </w:t>
      </w:r>
      <w:r w:rsidR="004172AE">
        <w:t xml:space="preserve">¿Qué </w:t>
      </w:r>
      <w:r>
        <w:t>sucede?, le preguntó Kevin, despertando sobresaltado y sentándose en la cama.</w:t>
      </w:r>
    </w:p>
    <w:p w14:paraId="008F0617" w14:textId="7B42BF68" w:rsidR="00165010" w:rsidRDefault="00422D18">
      <w:pPr>
        <w:ind w:left="720"/>
        <w:rPr>
          <w:rPrChange w:id="895" w:author="Author" w:date="2024-06-26T12:40:00Z">
            <w:rPr>
              <w:sz w:val="28"/>
            </w:rPr>
          </w:rPrChange>
        </w:rPr>
      </w:pPr>
      <w:r>
        <w:t xml:space="preserve">― Mi pasaporte, no lo puse en la mochila, </w:t>
      </w:r>
      <w:r w:rsidR="00F54961">
        <w:t>quedó</w:t>
      </w:r>
      <w:r>
        <w:t xml:space="preserve"> en Colchester.</w:t>
      </w:r>
    </w:p>
    <w:p w14:paraId="09E93FE7" w14:textId="394B17FD" w:rsidR="00165010" w:rsidRDefault="00422D18">
      <w:pPr>
        <w:ind w:left="720"/>
        <w:rPr>
          <w:rPrChange w:id="896" w:author="Author" w:date="2024-06-26T12:40:00Z">
            <w:rPr>
              <w:sz w:val="28"/>
            </w:rPr>
          </w:rPrChange>
        </w:rPr>
      </w:pPr>
      <w:r>
        <w:t xml:space="preserve">― ¿Como </w:t>
      </w:r>
      <w:r w:rsidR="00462522">
        <w:t>que</w:t>
      </w:r>
      <w:r>
        <w:t xml:space="preserve"> </w:t>
      </w:r>
      <w:r w:rsidR="00F54961">
        <w:t>quedó</w:t>
      </w:r>
      <w:r>
        <w:t xml:space="preserve"> en Colchester?, le preguntó él con total asombro.</w:t>
      </w:r>
    </w:p>
    <w:p w14:paraId="54454674" w14:textId="4FCD8D76" w:rsidR="00165010" w:rsidRDefault="003C63D1">
      <w:pPr>
        <w:ind w:left="720"/>
        <w:rPr>
          <w:rPrChange w:id="897" w:author="Author" w:date="2024-06-26T12:40:00Z">
            <w:rPr>
              <w:sz w:val="28"/>
            </w:rPr>
          </w:rPrChange>
        </w:rPr>
      </w:pPr>
      <w:r>
        <w:t>Janica</w:t>
      </w:r>
      <w:r w:rsidR="00D7629C">
        <w:t xml:space="preserve"> esbozó una </w:t>
      </w:r>
      <w:r w:rsidR="004B609E">
        <w:t>expresión</w:t>
      </w:r>
      <w:r w:rsidR="00D7629C">
        <w:t xml:space="preserve"> de desagrado</w:t>
      </w:r>
      <w:r w:rsidR="00071913">
        <w:t xml:space="preserve">― </w:t>
      </w:r>
      <w:r w:rsidR="00D7629C">
        <w:t xml:space="preserve">También , mi cedula de identificación, Le dijo ella </w:t>
      </w:r>
      <w:r w:rsidR="00AF7BDB">
        <w:t>masticando</w:t>
      </w:r>
      <w:r w:rsidR="00D7629C">
        <w:t xml:space="preserve"> bronca.</w:t>
      </w:r>
    </w:p>
    <w:p w14:paraId="00ACA4B4" w14:textId="77777777" w:rsidR="00165010" w:rsidRDefault="00422D18">
      <w:pPr>
        <w:ind w:left="720"/>
      </w:pPr>
      <w:r>
        <w:t>― De haberla tenido sacábamos un duplicado en el aeropuerto.</w:t>
      </w:r>
    </w:p>
    <w:p w14:paraId="7A372D02" w14:textId="1B2DFFF2" w:rsidR="00165010" w:rsidRDefault="00422D18">
      <w:pPr>
        <w:ind w:left="720"/>
      </w:pPr>
      <w:r>
        <w:t xml:space="preserve">― Mala suerte, todo </w:t>
      </w:r>
      <w:r w:rsidR="00F54961">
        <w:t>quedó</w:t>
      </w:r>
      <w:r>
        <w:t xml:space="preserve"> en la mesa de luz de la habitación en Colchester, le contestó </w:t>
      </w:r>
      <w:r w:rsidR="003C63D1">
        <w:t>Janica</w:t>
      </w:r>
      <w:r>
        <w:t>. Con una voz con cierto tono de preocupación.</w:t>
      </w:r>
    </w:p>
    <w:p w14:paraId="31C69898" w14:textId="77777777" w:rsidR="00165010" w:rsidRDefault="00000000">
      <w:pPr>
        <w:ind w:left="720"/>
        <w:rPr>
          <w:rPrChange w:id="898" w:author="Author" w:date="2024-06-26T12:40:00Z">
            <w:rPr>
              <w:sz w:val="28"/>
            </w:rPr>
          </w:rPrChange>
        </w:rPr>
      </w:pPr>
      <w:r>
        <w:t>Kevin miró el reloj ― .Tenemos cinco horas para nuestro vuelo, nos vamos ya para Colchester.</w:t>
      </w:r>
    </w:p>
    <w:p w14:paraId="2AD8CFC5" w14:textId="4DB082D8" w:rsidR="00165010" w:rsidRDefault="003C63D1">
      <w:pPr>
        <w:ind w:left="720"/>
        <w:rPr>
          <w:rPrChange w:id="899" w:author="Author" w:date="2024-06-26T12:40:00Z">
            <w:rPr>
              <w:sz w:val="28"/>
            </w:rPr>
          </w:rPrChange>
        </w:rPr>
      </w:pPr>
      <w:r>
        <w:t>Janica</w:t>
      </w:r>
      <w:r w:rsidR="00D7629C">
        <w:t xml:space="preserve"> lo paró con la mano </w:t>
      </w:r>
      <w:r w:rsidR="00071913">
        <w:t xml:space="preserve">― </w:t>
      </w:r>
      <w:r w:rsidR="00D7629C">
        <w:t>Tu no iras. Iré en tu coche. Es muy peligroso volver los dos a Colchester. Vete al aeropuerto y espérame ahí.</w:t>
      </w:r>
    </w:p>
    <w:p w14:paraId="5AA77628" w14:textId="69CFE37E" w:rsidR="00165010" w:rsidRDefault="00000000">
      <w:pPr>
        <w:ind w:left="720"/>
        <w:rPr>
          <w:rPrChange w:id="900" w:author="Author" w:date="2024-06-26T12:40:00Z">
            <w:rPr>
              <w:sz w:val="28"/>
            </w:rPr>
          </w:rPrChange>
        </w:rPr>
      </w:pPr>
      <w:r>
        <w:t xml:space="preserve">Kevin negó con la cabeza </w:t>
      </w:r>
      <w:r w:rsidR="00071913">
        <w:t xml:space="preserve">― </w:t>
      </w:r>
      <w:r>
        <w:t>No te dejaré sola.</w:t>
      </w:r>
    </w:p>
    <w:p w14:paraId="210C01A7" w14:textId="006B7B19" w:rsidR="00852C1B" w:rsidRDefault="003C63D1">
      <w:pPr>
        <w:ind w:left="720"/>
      </w:pPr>
      <w:r>
        <w:t>Janica</w:t>
      </w:r>
      <w:r w:rsidR="00D7629C">
        <w:t xml:space="preserve"> lo abrazó </w:t>
      </w:r>
      <w:r w:rsidR="00071913">
        <w:t xml:space="preserve">― </w:t>
      </w:r>
      <w:r w:rsidR="00D7629C">
        <w:t xml:space="preserve">No pasa por eso, mi amor, no te arriesgaré volver a Colchester. Si me cruzo con mis camaradas se cómo manejarlos. Vete, y espérame en la terminal, cinco ― hizo una pausa </w:t>
      </w:r>
      <w:r w:rsidR="00071913">
        <w:t xml:space="preserve">― </w:t>
      </w:r>
      <w:r w:rsidR="00D7629C">
        <w:t xml:space="preserve">Si no llegó, toma el vuelo, su voz sonó triste ahora, e hizo un esfuerzo para no llorar. Tomó su mochila y se la colocó en la espalda, y cuando se retiraba del departamento se volvió y lo abrazo, al instante, </w:t>
      </w:r>
      <w:r w:rsidR="00A34B2F">
        <w:t>sintió</w:t>
      </w:r>
      <w:r w:rsidR="00D7629C">
        <w:t xml:space="preserve"> el mismo dolor en el alma cuando una persona pierde a un ser </w:t>
      </w:r>
      <w:r w:rsidR="004B609E">
        <w:t>querido</w:t>
      </w:r>
      <w:r w:rsidR="00D7629C">
        <w:t xml:space="preserve"> y ya no lo va a volver a ver nunca más.</w:t>
      </w:r>
    </w:p>
    <w:p w14:paraId="55686619" w14:textId="2F6C2BE9" w:rsidR="00852C1B" w:rsidRDefault="00852C1B">
      <w:pPr>
        <w:ind w:left="720"/>
      </w:pPr>
    </w:p>
    <w:p w14:paraId="06ADEC16" w14:textId="77777777" w:rsidR="00852C1B" w:rsidRDefault="00852C1B" w:rsidP="008A3B13">
      <w:pPr>
        <w:ind w:left="720"/>
        <w:jc w:val="center"/>
      </w:pPr>
      <w:r>
        <w:t>******</w:t>
      </w:r>
    </w:p>
    <w:p w14:paraId="5946C775" w14:textId="77777777" w:rsidR="00852C1B" w:rsidRDefault="00852C1B">
      <w:pPr>
        <w:ind w:left="720"/>
      </w:pPr>
    </w:p>
    <w:p w14:paraId="0B5EA794" w14:textId="523A93A4" w:rsidR="00165010" w:rsidRDefault="00000000">
      <w:pPr>
        <w:ind w:left="720"/>
        <w:rPr>
          <w:rPrChange w:id="901" w:author="Author" w:date="2024-06-26T12:40:00Z">
            <w:rPr>
              <w:sz w:val="28"/>
            </w:rPr>
          </w:rPrChange>
        </w:rPr>
      </w:pPr>
      <w:r>
        <w:t xml:space="preserve">Si hay alguien </w:t>
      </w:r>
      <w:r w:rsidR="00462522">
        <w:t>que</w:t>
      </w:r>
      <w:r>
        <w:t xml:space="preserve"> sabe manejar sentimientos y enfrentar el peligro constante es </w:t>
      </w:r>
      <w:r w:rsidR="003C63D1">
        <w:t>Janica</w:t>
      </w:r>
      <w:r>
        <w:t xml:space="preserve">, </w:t>
      </w:r>
      <w:r w:rsidR="00462522">
        <w:t>que</w:t>
      </w:r>
      <w:r>
        <w:t xml:space="preserve"> fue por años preparada en lo metal y en lo </w:t>
      </w:r>
      <w:r w:rsidR="00580552">
        <w:t>físico</w:t>
      </w:r>
      <w:r>
        <w:t xml:space="preserve"> para lograr ser una de las mejores agentes </w:t>
      </w:r>
      <w:r w:rsidR="00462522">
        <w:t>que</w:t>
      </w:r>
      <w:r>
        <w:t xml:space="preserve"> tiene hoy el GRU (Servicio de inteligencia militar soviético)</w:t>
      </w:r>
    </w:p>
    <w:p w14:paraId="69ABCB72" w14:textId="03C0A385" w:rsidR="00954A22" w:rsidRDefault="00000000">
      <w:pPr>
        <w:ind w:left="720"/>
      </w:pPr>
      <w:r>
        <w:t xml:space="preserve"> diseminados por el mundo, ni la férrea disciplina </w:t>
      </w:r>
      <w:r w:rsidR="00462522">
        <w:t>que</w:t>
      </w:r>
      <w:r>
        <w:t xml:space="preserve"> ejercieron sobre ella para convertirla en un robot a sus servicios, no pudieron con la parte humana </w:t>
      </w:r>
      <w:r w:rsidR="00462522">
        <w:t>que</w:t>
      </w:r>
      <w:r>
        <w:t xml:space="preserve"> tenía guardada en un rincón de su corazón, enamorarse del enemigo, como lo decían ellos.</w:t>
      </w:r>
      <w:r w:rsidR="00954A22">
        <w:br w:type="page"/>
      </w:r>
      <w:r w:rsidR="003C63D1">
        <w:lastRenderedPageBreak/>
        <w:t>Janica</w:t>
      </w:r>
      <w:r>
        <w:t xml:space="preserve"> llegó esa mañana en un tiempo </w:t>
      </w:r>
      <w:r w:rsidR="00364C72">
        <w:t>récord</w:t>
      </w:r>
      <w:r>
        <w:t xml:space="preserve"> a Colchester y dio una vuelta de manzana con el coche antes de entrar a su departamento, por sí alguien la estaba esperando. La estrecha calle estaba vacía y no se divisaba algún sospechoso a la vista, pensando, lo importante </w:t>
      </w:r>
      <w:r w:rsidR="00462522">
        <w:t>que</w:t>
      </w:r>
      <w:r>
        <w:t xml:space="preserve"> era para ella, no enfrentar a sus camaradas. No más peleas  no más muertes, sólo </w:t>
      </w:r>
      <w:r w:rsidR="00F01BE6">
        <w:t>quería</w:t>
      </w:r>
      <w:r>
        <w:t xml:space="preserve"> rescatar su pasaporte y unirse a Kevin tan pronto llegar al aeropuerto de Heathrow y huir a un país neutral donde no iban hacer perseguidos, de repente, cuando estaba guardando su pasaporte en la mochila, observó tras el ventanal del segundo piso </w:t>
      </w:r>
      <w:r w:rsidR="00462522">
        <w:t>que</w:t>
      </w:r>
      <w:r>
        <w:t xml:space="preserve"> da a la calle a tres hombres, uno conocido por ella, </w:t>
      </w:r>
      <w:r w:rsidR="00462522">
        <w:t>que</w:t>
      </w:r>
      <w:r>
        <w:t xml:space="preserve"> se dirigían a su edificio, no lo pensó, sacó su pistola automática y controló la carga, también lo hizo con otra arma gemela, con la frialdad </w:t>
      </w:r>
      <w:r w:rsidR="00462522">
        <w:t>que</w:t>
      </w:r>
      <w:r>
        <w:t xml:space="preserve"> la caracterizaba </w:t>
      </w:r>
      <w:r w:rsidR="00071913">
        <w:t xml:space="preserve">― </w:t>
      </w:r>
      <w:r>
        <w:t>Mierda. Vienen por mí, maldito sea, se dijo.</w:t>
      </w:r>
    </w:p>
    <w:p w14:paraId="2CD2F226" w14:textId="12D97412" w:rsidR="00165010" w:rsidRDefault="003C63D1">
      <w:pPr>
        <w:ind w:left="720"/>
        <w:rPr>
          <w:rPrChange w:id="902" w:author="Author" w:date="2024-06-26T12:40:00Z">
            <w:rPr>
              <w:sz w:val="28"/>
            </w:rPr>
          </w:rPrChange>
        </w:rPr>
      </w:pPr>
      <w:r>
        <w:t>Janica</w:t>
      </w:r>
      <w:r w:rsidR="00D7629C">
        <w:t xml:space="preserve"> conoce sus habilidades, sus debilidades, pero también sabe </w:t>
      </w:r>
      <w:r w:rsidR="00462522">
        <w:t>que</w:t>
      </w:r>
      <w:r w:rsidR="00D7629C">
        <w:t xml:space="preserve"> su confianza </w:t>
      </w:r>
      <w:r w:rsidR="00E15AD9">
        <w:t>excesiva</w:t>
      </w:r>
      <w:r w:rsidR="00D7629C">
        <w:t xml:space="preserve"> puede ser su perdición, ella sabe </w:t>
      </w:r>
      <w:r w:rsidR="00462522">
        <w:t>que</w:t>
      </w:r>
      <w:r w:rsidR="00D7629C">
        <w:t xml:space="preserve"> no puede permitirse dudar un segundo. </w:t>
      </w:r>
    </w:p>
    <w:p w14:paraId="18F9C663" w14:textId="1EBBCF83" w:rsidR="00283026" w:rsidRDefault="00000000">
      <w:pPr>
        <w:ind w:left="720"/>
      </w:pPr>
      <w:r>
        <w:t xml:space="preserve">A medida </w:t>
      </w:r>
      <w:r w:rsidR="00573D08">
        <w:t>que</w:t>
      </w:r>
      <w:r>
        <w:t xml:space="preserve"> los hombres se acercaban, entonces, se ubica en una </w:t>
      </w:r>
      <w:r w:rsidR="00573D08">
        <w:t>posición</w:t>
      </w:r>
      <w:r>
        <w:t xml:space="preserve"> estratégica en el departamento. Cada fibra de su ser está enfocada en la tarea </w:t>
      </w:r>
      <w:r w:rsidR="00462522">
        <w:t>que</w:t>
      </w:r>
      <w:r>
        <w:t xml:space="preserve"> tiene por delante, eliminar la amenaza y proteger su vida. A sí fue preparada, donde los nervios no existen. Su mente esta alerta, sus sentidos agudizados por la urgencia de la </w:t>
      </w:r>
      <w:r w:rsidR="004B609E">
        <w:t>situación</w:t>
      </w:r>
      <w:r>
        <w:t>.</w:t>
      </w:r>
      <w:r w:rsidR="00283026">
        <w:br w:type="page"/>
      </w:r>
      <w:r>
        <w:lastRenderedPageBreak/>
        <w:t xml:space="preserve">Cuando la puerta se abrió, los tres hombres interrumpieron en forma violenta en el departamento, pero tuvieron </w:t>
      </w:r>
      <w:r w:rsidR="00462522">
        <w:t>que</w:t>
      </w:r>
      <w:r>
        <w:t xml:space="preserve"> levantar los brazos y dejar </w:t>
      </w:r>
      <w:r w:rsidR="00462522">
        <w:t>que</w:t>
      </w:r>
      <w:r>
        <w:t xml:space="preserve"> a dos de ellos se le cayera el arma al piso, al ver a </w:t>
      </w:r>
      <w:r w:rsidR="003C63D1">
        <w:t>Janica</w:t>
      </w:r>
      <w:r>
        <w:t xml:space="preserve"> sentada en un </w:t>
      </w:r>
      <w:r w:rsidR="00E23FA5">
        <w:t>sillón</w:t>
      </w:r>
      <w:r>
        <w:t xml:space="preserve"> empuñando las dos pistolas automáticas dirigidas a ellos. </w:t>
      </w:r>
    </w:p>
    <w:p w14:paraId="290ED022" w14:textId="79EF3DD5" w:rsidR="00165010" w:rsidRDefault="00000000">
      <w:pPr>
        <w:ind w:left="720"/>
      </w:pPr>
      <w:r>
        <w:t xml:space="preserve">El agente Cero, abrió grande los ojos realmente sorprendido, con la mejor </w:t>
      </w:r>
      <w:r w:rsidR="00194DD9">
        <w:t>versión</w:t>
      </w:r>
      <w:r>
        <w:t xml:space="preserve"> teatral tratando de </w:t>
      </w:r>
      <w:r w:rsidR="004B609E">
        <w:t>simular</w:t>
      </w:r>
      <w:r>
        <w:t xml:space="preserve"> su </w:t>
      </w:r>
      <w:r w:rsidR="00573D08">
        <w:t>nerviosismo</w:t>
      </w:r>
      <w:r>
        <w:t>.</w:t>
      </w:r>
    </w:p>
    <w:p w14:paraId="385365F2" w14:textId="7EF0CC1C" w:rsidR="00165010" w:rsidRDefault="003C63D1">
      <w:pPr>
        <w:ind w:left="720"/>
        <w:rPr>
          <w:rPrChange w:id="903" w:author="Author" w:date="2024-06-26T12:40:00Z">
            <w:rPr>
              <w:sz w:val="28"/>
            </w:rPr>
          </w:rPrChange>
        </w:rPr>
      </w:pPr>
      <w:r>
        <w:t>Janica</w:t>
      </w:r>
      <w:r w:rsidR="00361AF4">
        <w:t>, ¿</w:t>
      </w:r>
      <w:r w:rsidR="00093B94">
        <w:t>qué</w:t>
      </w:r>
      <w:r w:rsidR="00361AF4">
        <w:t xml:space="preserve"> es lo </w:t>
      </w:r>
      <w:r w:rsidR="00573D08">
        <w:t>que</w:t>
      </w:r>
      <w:r w:rsidR="00361AF4">
        <w:t xml:space="preserve"> </w:t>
      </w:r>
      <w:r w:rsidR="00D361E9">
        <w:t>estás</w:t>
      </w:r>
      <w:r w:rsidR="00361AF4">
        <w:t xml:space="preserve"> </w:t>
      </w:r>
      <w:r w:rsidR="00D92E6A">
        <w:t>haciendo? Somos</w:t>
      </w:r>
      <w:r w:rsidR="00361AF4">
        <w:t xml:space="preserve"> camaradas</w:t>
      </w:r>
    </w:p>
    <w:p w14:paraId="727AB43A" w14:textId="6D350FA3" w:rsidR="00165010" w:rsidRDefault="00000000">
      <w:pPr>
        <w:ind w:left="720"/>
      </w:pPr>
      <w:r>
        <w:t xml:space="preserve"> ― Lo </w:t>
      </w:r>
      <w:r w:rsidR="00573D08">
        <w:t>sé</w:t>
      </w:r>
      <w:r>
        <w:t xml:space="preserve">, pero también somos </w:t>
      </w:r>
      <w:r w:rsidR="007C0065">
        <w:t>asesinos</w:t>
      </w:r>
      <w:r>
        <w:t>.</w:t>
      </w:r>
    </w:p>
    <w:p w14:paraId="68610190" w14:textId="77777777" w:rsidR="00165010" w:rsidRDefault="00422D18">
      <w:pPr>
        <w:ind w:left="720"/>
      </w:pPr>
      <w:r>
        <w:t>― Si, lo somos, por el bien de nuestros ideales, por el bien de la patria, le contestó Cero, muy convencido.</w:t>
      </w:r>
    </w:p>
    <w:p w14:paraId="6C85F21D" w14:textId="21368449" w:rsidR="00165010" w:rsidRDefault="00422D18">
      <w:pPr>
        <w:ind w:left="720"/>
        <w:rPr>
          <w:rPrChange w:id="904" w:author="Author" w:date="2024-06-26T12:40:00Z">
            <w:rPr>
              <w:sz w:val="28"/>
            </w:rPr>
          </w:rPrChange>
        </w:rPr>
      </w:pPr>
      <w:r>
        <w:t xml:space="preserve">― Somos </w:t>
      </w:r>
      <w:r w:rsidR="00573D08">
        <w:t>simples</w:t>
      </w:r>
      <w:r>
        <w:t xml:space="preserve"> instrumentos ya obsoletos para la época </w:t>
      </w:r>
      <w:r w:rsidR="00462522">
        <w:t>que</w:t>
      </w:r>
      <w:r>
        <w:t xml:space="preserve"> vivimos, le dijo </w:t>
      </w:r>
      <w:r w:rsidR="003C63D1">
        <w:t>Janica</w:t>
      </w:r>
      <w:r>
        <w:t xml:space="preserve"> , </w:t>
      </w:r>
      <w:r w:rsidR="004B609E">
        <w:t>sin</w:t>
      </w:r>
      <w:r>
        <w:t xml:space="preserve"> dejar de apuntarle.</w:t>
      </w:r>
    </w:p>
    <w:p w14:paraId="69A62597" w14:textId="77777777" w:rsidR="00165010" w:rsidRDefault="00422D18">
      <w:pPr>
        <w:ind w:left="720"/>
      </w:pPr>
      <w:r>
        <w:t>― ¿Acaso occidente te hizo cambiar de idea?, le contestó irónico el agente Cero.</w:t>
      </w:r>
    </w:p>
    <w:p w14:paraId="25FCF0CB" w14:textId="46594AFF" w:rsidR="00165010" w:rsidRDefault="003C63D1">
      <w:pPr>
        <w:ind w:left="720"/>
      </w:pPr>
      <w:r>
        <w:t>Janica</w:t>
      </w:r>
      <w:r w:rsidR="00D7629C">
        <w:t xml:space="preserve">, negó con la cabeza </w:t>
      </w:r>
      <w:r w:rsidR="00071913">
        <w:t xml:space="preserve">― </w:t>
      </w:r>
      <w:r w:rsidR="00D7629C">
        <w:t>Nadie me hizo cambiar de idea.</w:t>
      </w:r>
    </w:p>
    <w:p w14:paraId="73AE548A" w14:textId="77777777" w:rsidR="00165010" w:rsidRDefault="00422D18">
      <w:pPr>
        <w:ind w:left="720"/>
      </w:pPr>
      <w:r>
        <w:t>― ¿Tampoco, tu amante británico?.</w:t>
      </w:r>
    </w:p>
    <w:p w14:paraId="01EE2633" w14:textId="6D9851B3" w:rsidR="00165010" w:rsidRDefault="003C63D1">
      <w:pPr>
        <w:ind w:left="720"/>
      </w:pPr>
      <w:r>
        <w:t>Janica</w:t>
      </w:r>
      <w:r w:rsidR="00D7629C">
        <w:t xml:space="preserve"> eludió la respuesta </w:t>
      </w:r>
      <w:r w:rsidR="00071913">
        <w:t xml:space="preserve">― </w:t>
      </w:r>
      <w:r w:rsidR="00D7629C">
        <w:t>¿Quién te envió a matarme, el GRU del ejército soviético o el servicio de inteligencia exterior SVR?</w:t>
      </w:r>
    </w:p>
    <w:p w14:paraId="283C33F1" w14:textId="6CCE581E" w:rsidR="00165010" w:rsidRDefault="00422D18">
      <w:pPr>
        <w:ind w:left="720"/>
      </w:pPr>
      <w:r>
        <w:t>― No quieren tu muerte, por</w:t>
      </w:r>
      <w:r w:rsidR="00462522">
        <w:t>que</w:t>
      </w:r>
      <w:r>
        <w:t xml:space="preserve"> te </w:t>
      </w:r>
      <w:r w:rsidR="00573D08">
        <w:t>consideran</w:t>
      </w:r>
      <w:r>
        <w:t xml:space="preserve"> muy valiosa para los servicios, </w:t>
      </w:r>
      <w:r w:rsidR="005C142E">
        <w:t>simplemente</w:t>
      </w:r>
      <w:r>
        <w:t xml:space="preserve">, quieren </w:t>
      </w:r>
      <w:r w:rsidR="00462522">
        <w:t>que</w:t>
      </w:r>
      <w:r>
        <w:t xml:space="preserve"> regreses conmigo a Moscú.</w:t>
      </w:r>
    </w:p>
    <w:p w14:paraId="28A16DFC" w14:textId="4DAC1290" w:rsidR="00165010" w:rsidRDefault="003C63D1">
      <w:pPr>
        <w:ind w:left="720"/>
      </w:pPr>
      <w:r>
        <w:t>Janica</w:t>
      </w:r>
      <w:r w:rsidR="00D7629C">
        <w:t xml:space="preserve"> le devolvió una sonrisa burlona </w:t>
      </w:r>
      <w:r w:rsidR="00462522">
        <w:t>que</w:t>
      </w:r>
      <w:r w:rsidR="00D7629C">
        <w:t xml:space="preserve"> irritó a Cero.</w:t>
      </w:r>
    </w:p>
    <w:p w14:paraId="54052753" w14:textId="634955DC" w:rsidR="00165010" w:rsidRDefault="00422D18">
      <w:pPr>
        <w:ind w:left="720"/>
      </w:pPr>
      <w:r>
        <w:t xml:space="preserve">― Eres un cínico, </w:t>
      </w:r>
      <w:r w:rsidR="00462522">
        <w:t>que</w:t>
      </w:r>
      <w:r>
        <w:t xml:space="preserve"> ni tú te crees tus propias mentiras.</w:t>
      </w:r>
    </w:p>
    <w:p w14:paraId="64C27FA1" w14:textId="77777777" w:rsidR="00165010" w:rsidRDefault="00000000">
      <w:pPr>
        <w:ind w:left="720"/>
      </w:pPr>
      <w:r>
        <w:t>Cero sonrió con sorna.</w:t>
      </w:r>
    </w:p>
    <w:p w14:paraId="14A73395" w14:textId="096EBDC3" w:rsidR="00165010" w:rsidRDefault="00000000">
      <w:pPr>
        <w:ind w:left="720"/>
      </w:pPr>
      <w:r>
        <w:t xml:space="preserve">Mientras, los dos compañeros de Cero seguían con los brazos en alto expectantes, De repente, Cero quiso confundir a </w:t>
      </w:r>
      <w:r w:rsidR="003C63D1">
        <w:t>Janica</w:t>
      </w:r>
      <w:r>
        <w:t xml:space="preserve"> con una mano rosando un oído, mientras, los dedos de su otra mano buscaron a una velocidad imperceptible un arma </w:t>
      </w:r>
      <w:r w:rsidR="00E002EC">
        <w:t>pequeña</w:t>
      </w:r>
      <w:r>
        <w:t xml:space="preserve"> oculta en su cintura.</w:t>
      </w:r>
    </w:p>
    <w:p w14:paraId="6D72AAC6" w14:textId="77777777" w:rsidR="00165010" w:rsidRDefault="00000000">
      <w:pPr>
        <w:ind w:left="720"/>
      </w:pPr>
      <w:r>
        <w:t>No llegó a tocarla, dos balas impactaron en su frente, mientras su cuerpo pegó un salto, para desplomarse con los ojos bien abiertos sobre el piso alfombrado del comedor.</w:t>
      </w:r>
    </w:p>
    <w:p w14:paraId="2F792210" w14:textId="5EF0F4EF" w:rsidR="00852C1B" w:rsidRDefault="003C63D1">
      <w:pPr>
        <w:ind w:left="720"/>
      </w:pPr>
      <w:r>
        <w:t>Janica</w:t>
      </w:r>
      <w:r w:rsidR="00D7629C">
        <w:t xml:space="preserve"> no pudo evitar </w:t>
      </w:r>
      <w:r w:rsidR="00462522">
        <w:t>que</w:t>
      </w:r>
      <w:r w:rsidR="00D7629C">
        <w:t xml:space="preserve"> los dos agentes fornidos avanzaran sobre ella, entonces, con un giro veloz de cintura estiró un pierna </w:t>
      </w:r>
      <w:r w:rsidR="00462522">
        <w:t>que</w:t>
      </w:r>
      <w:r w:rsidR="00D7629C">
        <w:t xml:space="preserve"> impacto en la mandíbula de uno de los hombres, con ruido a hueso roto, pero no pudo evitar al otro agente </w:t>
      </w:r>
      <w:r w:rsidR="00462522">
        <w:t>que</w:t>
      </w:r>
      <w:r w:rsidR="00D7629C">
        <w:t xml:space="preserve"> le dio un fuerte golpe en la cabeza con algo contundente y </w:t>
      </w:r>
      <w:r w:rsidR="00462522">
        <w:t>que</w:t>
      </w:r>
      <w:r w:rsidR="00D7629C">
        <w:t xml:space="preserve"> le hizo perder el conocimiento, desplomándose al piso.</w:t>
      </w:r>
    </w:p>
    <w:p w14:paraId="3BCFCD59" w14:textId="63B71F9B" w:rsidR="00852C1B" w:rsidRDefault="00852C1B">
      <w:pPr>
        <w:ind w:left="720"/>
      </w:pPr>
    </w:p>
    <w:p w14:paraId="494F8499" w14:textId="77777777" w:rsidR="00852C1B" w:rsidRDefault="00852C1B" w:rsidP="008A3B13">
      <w:pPr>
        <w:ind w:left="720"/>
        <w:jc w:val="center"/>
      </w:pPr>
      <w:r>
        <w:t>******</w:t>
      </w:r>
    </w:p>
    <w:p w14:paraId="0A9EC564" w14:textId="77777777" w:rsidR="00852C1B" w:rsidRDefault="00852C1B">
      <w:pPr>
        <w:ind w:left="720"/>
      </w:pPr>
    </w:p>
    <w:p w14:paraId="08073EB6" w14:textId="24DDC344" w:rsidR="00165010" w:rsidRDefault="00000000">
      <w:pPr>
        <w:ind w:left="720"/>
      </w:pPr>
      <w:r>
        <w:t xml:space="preserve">Kevin, rogaba para </w:t>
      </w:r>
      <w:r w:rsidR="00462522">
        <w:t>que</w:t>
      </w:r>
      <w:r>
        <w:t xml:space="preserve"> el tiempo se detuviera o el vuelo se demorara, faltaban poco menos de dos horas para el despegue del avión </w:t>
      </w:r>
      <w:r w:rsidR="00462522">
        <w:t>que</w:t>
      </w:r>
      <w:r>
        <w:t xml:space="preserve"> los conduciría hacía Canadá, y no tenía noticias de </w:t>
      </w:r>
      <w:r w:rsidR="003C63D1">
        <w:t>Janica</w:t>
      </w:r>
      <w:r>
        <w:t xml:space="preserve">, y se maldecía no haberla acompañado. Lo </w:t>
      </w:r>
      <w:r w:rsidR="00573D08">
        <w:t>que</w:t>
      </w:r>
      <w:r>
        <w:t xml:space="preserve"> sí estaba seguro, </w:t>
      </w:r>
      <w:r w:rsidR="00462522">
        <w:t>que</w:t>
      </w:r>
      <w:r>
        <w:t xml:space="preserve"> sí </w:t>
      </w:r>
      <w:r w:rsidR="003C63D1">
        <w:t>Janica</w:t>
      </w:r>
      <w:r>
        <w:t xml:space="preserve"> no llegaba no iba a tomar ese vuelo. Negó con la cabeza </w:t>
      </w:r>
      <w:r w:rsidR="00071913">
        <w:t xml:space="preserve">― </w:t>
      </w:r>
      <w:r>
        <w:t xml:space="preserve">No tendría </w:t>
      </w:r>
      <w:r w:rsidR="00573D08">
        <w:t>que</w:t>
      </w:r>
      <w:r>
        <w:t xml:space="preserve"> haberla dejado sola, ella </w:t>
      </w:r>
      <w:r w:rsidR="00E23FA5">
        <w:t>siempre</w:t>
      </w:r>
      <w:r>
        <w:t xml:space="preserve"> me protegió. </w:t>
      </w:r>
      <w:r w:rsidR="00462522">
        <w:t xml:space="preserve">¿Por qué  </w:t>
      </w:r>
      <w:r>
        <w:t xml:space="preserve">lo hice?, se dijo golpeándose los puños, de repente, creyó </w:t>
      </w:r>
      <w:r w:rsidR="00462522">
        <w:t>que</w:t>
      </w:r>
      <w:r>
        <w:t xml:space="preserve"> la joven </w:t>
      </w:r>
      <w:r w:rsidR="00462522">
        <w:t>que</w:t>
      </w:r>
      <w:r>
        <w:t xml:space="preserve"> avanzaba hacía él era </w:t>
      </w:r>
      <w:r w:rsidR="003C63D1">
        <w:t>Janica</w:t>
      </w:r>
      <w:r>
        <w:t xml:space="preserve"> y se paró de su </w:t>
      </w:r>
      <w:r w:rsidR="00194DD9">
        <w:t>asiento</w:t>
      </w:r>
      <w:r>
        <w:t xml:space="preserve"> con una sonrisa de oreja a oreja, pero no lo era. Ya no quiso mirar la hora, se </w:t>
      </w:r>
      <w:r w:rsidR="00F54961">
        <w:t>quedó</w:t>
      </w:r>
      <w:r>
        <w:t xml:space="preserve"> con la cabeza gacha entre las piernas y las manos entrelazadas, hasta </w:t>
      </w:r>
      <w:r w:rsidR="00462522">
        <w:t>que</w:t>
      </w:r>
      <w:r>
        <w:t xml:space="preserve"> escuchó, lo </w:t>
      </w:r>
      <w:r w:rsidR="00462522">
        <w:t>que</w:t>
      </w:r>
      <w:r>
        <w:t xml:space="preserve"> no </w:t>
      </w:r>
      <w:r w:rsidR="00F01BE6">
        <w:t>quería</w:t>
      </w:r>
      <w:r>
        <w:t xml:space="preserve"> escuchar </w:t>
      </w:r>
      <w:r w:rsidR="00071913">
        <w:t xml:space="preserve">― </w:t>
      </w:r>
      <w:r>
        <w:t xml:space="preserve">Atención, a los señores pasajeros del vuelo 610 con destino a Canadá, ya está autorizado el abordaje por la puerta 21...Ultimo aviso para a los señores pasajeros del vuelo 610. devén abordar … Intentó llamarla por el móvil, pero lo línea estaba </w:t>
      </w:r>
      <w:r w:rsidR="00573D08">
        <w:t>bloqueada</w:t>
      </w:r>
      <w:r>
        <w:t>.</w:t>
      </w:r>
    </w:p>
    <w:p w14:paraId="2E05B4A3" w14:textId="04BE496F" w:rsidR="00165010" w:rsidRDefault="00000000">
      <w:pPr>
        <w:ind w:left="720"/>
        <w:rPr>
          <w:rPrChange w:id="905" w:author="Author" w:date="2024-06-26T12:40:00Z">
            <w:rPr>
              <w:sz w:val="28"/>
            </w:rPr>
          </w:rPrChange>
        </w:rPr>
      </w:pPr>
      <w:r>
        <w:lastRenderedPageBreak/>
        <w:t xml:space="preserve">¿Y sí </w:t>
      </w:r>
      <w:r w:rsidR="003C63D1">
        <w:t>Janica</w:t>
      </w:r>
      <w:r>
        <w:t xml:space="preserve"> lo espera en su departamento?, ¿y </w:t>
      </w:r>
      <w:r w:rsidR="00573D08">
        <w:t>si</w:t>
      </w:r>
      <w:r>
        <w:t xml:space="preserve"> no se quiso exponerse en el aeropuerto?, pensó, Kevin en una tonta </w:t>
      </w:r>
      <w:r w:rsidR="00573D08">
        <w:t>ilusión</w:t>
      </w:r>
      <w:r>
        <w:t>.</w:t>
      </w:r>
    </w:p>
    <w:p w14:paraId="2BEF9ADF" w14:textId="104D36F5" w:rsidR="00165010" w:rsidRDefault="00000000">
      <w:pPr>
        <w:ind w:left="720"/>
      </w:pPr>
      <w:r>
        <w:t xml:space="preserve">Todavía </w:t>
      </w:r>
      <w:r w:rsidR="00F54961">
        <w:t>sentía</w:t>
      </w:r>
      <w:r>
        <w:t xml:space="preserve"> el aroma de su perfume en la habitación, recogió un pañuelo de seda </w:t>
      </w:r>
      <w:r w:rsidR="00462522">
        <w:t>que</w:t>
      </w:r>
      <w:r>
        <w:t xml:space="preserve"> ella se había olvidado y lo beso, al instante, se tiró en la cama esperando su llamada, pero nunca sucedió.</w:t>
      </w:r>
    </w:p>
    <w:p w14:paraId="221525B2" w14:textId="49AA3C08" w:rsidR="00165010" w:rsidRDefault="00000000">
      <w:pPr>
        <w:ind w:left="720"/>
      </w:pPr>
      <w:r>
        <w:t xml:space="preserve">Las horas en </w:t>
      </w:r>
      <w:r w:rsidR="00573D08">
        <w:t>tensión</w:t>
      </w:r>
      <w:r>
        <w:t xml:space="preserve"> </w:t>
      </w:r>
      <w:r w:rsidR="00462522">
        <w:t>que</w:t>
      </w:r>
      <w:r>
        <w:t xml:space="preserve"> le tocó vivir hizo </w:t>
      </w:r>
      <w:r w:rsidR="00462522">
        <w:t>que</w:t>
      </w:r>
      <w:r>
        <w:t xml:space="preserve"> se </w:t>
      </w:r>
      <w:r w:rsidR="004B609E">
        <w:t>quedará</w:t>
      </w:r>
      <w:r>
        <w:t xml:space="preserve"> profundamente dormido, hasta </w:t>
      </w:r>
      <w:r w:rsidR="00462522">
        <w:t>que</w:t>
      </w:r>
      <w:r>
        <w:t xml:space="preserve"> creyó escuchar el llamador del departamento. Se incorporó como un resorte y cuando abrió la puerta se enfrentó a una , con los ojos bien abiertos y el pecho ensangrentado </w:t>
      </w:r>
      <w:r w:rsidR="00071913">
        <w:t xml:space="preserve">― </w:t>
      </w:r>
      <w:r>
        <w:t>Ayúdame por favor, estoy herida, le dijo entre susurros, mientras se desplomaba entre sus brazos.</w:t>
      </w:r>
    </w:p>
    <w:p w14:paraId="2053D87C" w14:textId="79256621" w:rsidR="00165010" w:rsidRDefault="00000000">
      <w:pPr>
        <w:ind w:left="720"/>
      </w:pPr>
      <w:r>
        <w:t xml:space="preserve">Kevin la abrazó, y la acostó en la cama, mientras su corazón </w:t>
      </w:r>
      <w:r w:rsidR="00573D08">
        <w:t>latía</w:t>
      </w:r>
      <w:r>
        <w:t xml:space="preserve"> a mil pulsaciones.</w:t>
      </w:r>
    </w:p>
    <w:p w14:paraId="4BA4D713" w14:textId="77777777" w:rsidR="00165010" w:rsidRDefault="00422D18">
      <w:pPr>
        <w:ind w:left="720"/>
      </w:pPr>
      <w:r>
        <w:t>― No te mueras, por Dios, no te mueras, grito, y se despertó abrazado a la almohada.</w:t>
      </w:r>
    </w:p>
    <w:p w14:paraId="0DDBDF6E" w14:textId="7E333FD2" w:rsidR="00165010" w:rsidRDefault="00422D18">
      <w:pPr>
        <w:ind w:left="720"/>
      </w:pPr>
      <w:r>
        <w:t xml:space="preserve">― Era un sueño, un maldito sueño, dijo exhalando </w:t>
      </w:r>
      <w:r w:rsidR="00071913">
        <w:t xml:space="preserve">― </w:t>
      </w:r>
      <w:r>
        <w:t xml:space="preserve">Tengo </w:t>
      </w:r>
      <w:r w:rsidR="00573D08">
        <w:t>que</w:t>
      </w:r>
      <w:r>
        <w:t xml:space="preserve"> volver a Colchester, </w:t>
      </w:r>
      <w:r w:rsidR="004B609E">
        <w:t>aunque</w:t>
      </w:r>
      <w:r>
        <w:t xml:space="preserve"> </w:t>
      </w:r>
      <w:r w:rsidR="003C63D1">
        <w:t>Janica</w:t>
      </w:r>
      <w:r>
        <w:t xml:space="preserve"> me lo haya prohibido, tengo </w:t>
      </w:r>
      <w:r w:rsidR="00462522">
        <w:t>que</w:t>
      </w:r>
      <w:r>
        <w:t xml:space="preserve"> saber </w:t>
      </w:r>
      <w:r w:rsidR="00462522">
        <w:t>que</w:t>
      </w:r>
      <w:r>
        <w:t xml:space="preserve"> le sucedió, se dijo tomando su campera.</w:t>
      </w:r>
    </w:p>
    <w:p w14:paraId="79B857E0" w14:textId="4F3D4D73" w:rsidR="00852C1B" w:rsidRDefault="00000000">
      <w:pPr>
        <w:ind w:left="720"/>
      </w:pPr>
      <w:r>
        <w:t xml:space="preserve"> </w:t>
      </w:r>
      <w:r w:rsidR="00852C1B">
        <w:br w:type="page"/>
      </w:r>
      <w:r>
        <w:lastRenderedPageBreak/>
        <w:t xml:space="preserve">Su coche rojo permanecía estacionado a treinta metros del edificio, no tuvo </w:t>
      </w:r>
      <w:r w:rsidR="00462522">
        <w:t>que</w:t>
      </w:r>
      <w:r>
        <w:t xml:space="preserve"> forzar la puerta del departamento para entrar, estaba cerrada pero </w:t>
      </w:r>
      <w:r w:rsidR="004B609E">
        <w:t>sin</w:t>
      </w:r>
      <w:r>
        <w:t xml:space="preserve"> llave. Había desorden en el comedor y manchas de sangre en el piso, pero ningún rastro de </w:t>
      </w:r>
      <w:r w:rsidR="003C63D1">
        <w:t>Janica</w:t>
      </w:r>
      <w:r>
        <w:t xml:space="preserve">. ¿Dónde </w:t>
      </w:r>
      <w:r w:rsidR="00573D08">
        <w:t>está</w:t>
      </w:r>
      <w:r>
        <w:t xml:space="preserve">? ¿Qué es lo realmente había sucedido? Se volvió a maldecir no haberla acompañado, pero ya era </w:t>
      </w:r>
      <w:r w:rsidR="005C142E">
        <w:t>demasiado</w:t>
      </w:r>
      <w:r>
        <w:t xml:space="preserve"> tarde para lamentos. Cerró con la llave </w:t>
      </w:r>
      <w:r w:rsidR="00462522">
        <w:t>que</w:t>
      </w:r>
      <w:r>
        <w:t xml:space="preserve"> traía del departamento y empezó a deambular por ciudad </w:t>
      </w:r>
      <w:r w:rsidR="004B609E">
        <w:t>sin</w:t>
      </w:r>
      <w:r>
        <w:t xml:space="preserve"> saber a dónde ir, con los ojos rojos por el llanto.</w:t>
      </w:r>
      <w:r w:rsidR="00954A22">
        <w:br w:type="page"/>
      </w:r>
      <w:r>
        <w:lastRenderedPageBreak/>
        <w:t xml:space="preserve"> </w:t>
      </w:r>
      <w:r w:rsidR="003C63D1">
        <w:t>Janica</w:t>
      </w:r>
      <w:r>
        <w:t xml:space="preserve"> despertó con un fuerte dolor de cabeza y se encontró con las piernas y los brazos atados en el piso de una habitación, a media luz, en un lugar desconocido </w:t>
      </w:r>
      <w:r w:rsidR="00462522">
        <w:t>que</w:t>
      </w:r>
      <w:r>
        <w:t xml:space="preserve"> hacía suponer </w:t>
      </w:r>
      <w:r w:rsidR="00462522">
        <w:t>que</w:t>
      </w:r>
      <w:r>
        <w:t xml:space="preserve"> se trataba de un edificio abandonado. Trató deliberarse de las ataduras, pero no pudo lograrlo, sólo pensó en Kevin y en su frustrada huida juntos a Canadá, y no pudo menos </w:t>
      </w:r>
      <w:r w:rsidR="00462522">
        <w:t>que</w:t>
      </w:r>
      <w:r>
        <w:t xml:space="preserve"> lagrimear, cuando </w:t>
      </w:r>
      <w:r w:rsidR="00573D08">
        <w:t>sintió</w:t>
      </w:r>
      <w:r>
        <w:t xml:space="preserve"> unos pasos </w:t>
      </w:r>
      <w:r w:rsidR="00462522">
        <w:t>que</w:t>
      </w:r>
      <w:r>
        <w:t xml:space="preserve"> se acercaban, dos hombres se pararon a metros de ella, mientras, uno de ellos le alumbraba el rostro con una poderosa linterna y le hacía difícil identificarlos</w:t>
      </w:r>
    </w:p>
    <w:p w14:paraId="04D94BC9" w14:textId="598C2529" w:rsidR="00165010" w:rsidRDefault="00000000">
      <w:pPr>
        <w:ind w:left="720"/>
      </w:pPr>
      <w:r>
        <w:t xml:space="preserve">Era Boris Pavlov, del servicio secreto del ejército Ruso, de unos cincuenta años, obeso, de estatura baja, de mandíbula cuadrada y pelo negro rapado, más conocido por el carnicero, por su crueldad con sus enemigos, se le acercó a </w:t>
      </w:r>
      <w:r w:rsidR="003C63D1">
        <w:t>Janica</w:t>
      </w:r>
      <w:r>
        <w:t xml:space="preserve"> con un palo de béisbol en la mano y la tomó de los cabello </w:t>
      </w:r>
      <w:r w:rsidR="00071913">
        <w:t xml:space="preserve">― </w:t>
      </w:r>
      <w:r>
        <w:t>¿Sabes cual va hacer tu destino</w:t>
      </w:r>
      <w:r w:rsidR="00043908">
        <w:t xml:space="preserve"> p</w:t>
      </w:r>
      <w:r>
        <w:t>erra</w:t>
      </w:r>
      <w:r w:rsidR="00043908">
        <w:t>?</w:t>
      </w:r>
    </w:p>
    <w:p w14:paraId="1F3D0941" w14:textId="77777777" w:rsidR="00165010" w:rsidRDefault="00000000">
      <w:pPr>
        <w:ind w:left="720"/>
      </w:pPr>
      <w:r>
        <w:t>Ella no le contestó solamente le clavo los ojos.</w:t>
      </w:r>
    </w:p>
    <w:p w14:paraId="0398D50A" w14:textId="49666ECC" w:rsidR="00165010" w:rsidRDefault="00422D18">
      <w:pPr>
        <w:ind w:left="720"/>
      </w:pPr>
      <w:r>
        <w:t xml:space="preserve">― Eres hermosa, pero tan despiadada y </w:t>
      </w:r>
      <w:r w:rsidR="00F45D82">
        <w:t>asesina</w:t>
      </w:r>
      <w:r>
        <w:t xml:space="preserve"> como yo, es una pena </w:t>
      </w:r>
      <w:r w:rsidR="00462522">
        <w:t>que</w:t>
      </w:r>
      <w:r>
        <w:t xml:space="preserve"> no me den unos minutos para </w:t>
      </w:r>
      <w:r w:rsidR="00462522">
        <w:t>que</w:t>
      </w:r>
      <w:r>
        <w:t xml:space="preserve"> te vayas feliz al otro mundo, le dijo </w:t>
      </w:r>
      <w:r w:rsidR="00573D08">
        <w:t xml:space="preserve">acariciándole </w:t>
      </w:r>
      <w:r>
        <w:t>el rostro.</w:t>
      </w:r>
    </w:p>
    <w:p w14:paraId="19318C9E" w14:textId="77777777" w:rsidR="00165010" w:rsidRDefault="00422D18">
      <w:pPr>
        <w:ind w:left="720"/>
      </w:pPr>
      <w:r>
        <w:t>― Vete a la mierda,  le contestó ella salivándole la cara.</w:t>
      </w:r>
    </w:p>
    <w:p w14:paraId="1CEC54C7" w14:textId="28955D80" w:rsidR="00165010" w:rsidRDefault="00000000">
      <w:pPr>
        <w:ind w:left="720"/>
      </w:pPr>
      <w:r>
        <w:t xml:space="preserve">Boris se limpió como podo el rostro mientras la maldecía y le acertó un duro golpe a la altura del pecho, </w:t>
      </w:r>
      <w:r w:rsidR="003C63D1">
        <w:t>Janica</w:t>
      </w:r>
      <w:r>
        <w:t xml:space="preserve"> reprimió el grito de dolor a apretando el labio inferior con sus dientes. cerró los ojos y espero lo peor, de repente, un agente le alcanzó un celular a Boris, alguien lo llamaba. </w:t>
      </w:r>
      <w:r w:rsidR="00071913">
        <w:t xml:space="preserve">― </w:t>
      </w:r>
      <w:r>
        <w:t>Si, de acuerdo, jefe, alcanzó a decir mientras arrojaba no muy convencido el palo de béisbol al piso.</w:t>
      </w:r>
    </w:p>
    <w:p w14:paraId="317D25CB" w14:textId="3874FAF9" w:rsidR="00165010" w:rsidRDefault="00422D18">
      <w:pPr>
        <w:ind w:left="720"/>
      </w:pPr>
      <w:r>
        <w:t xml:space="preserve">― </w:t>
      </w:r>
      <w:r w:rsidR="00573D08">
        <w:t>Vigílenla</w:t>
      </w:r>
      <w:r>
        <w:t xml:space="preserve">, le ordenó a su compañero, después se acercó a </w:t>
      </w:r>
      <w:r w:rsidR="003C63D1">
        <w:t>Janica</w:t>
      </w:r>
      <w:r>
        <w:t>.</w:t>
      </w:r>
    </w:p>
    <w:p w14:paraId="291FABDF" w14:textId="3EB932DF" w:rsidR="00165010" w:rsidRDefault="00422D18">
      <w:pPr>
        <w:ind w:left="720"/>
      </w:pPr>
      <w:r>
        <w:t xml:space="preserve">― Es cuestión de horas para mandarte al otro mundo, están buscando a tu </w:t>
      </w:r>
      <w:r w:rsidR="004B609E">
        <w:t>querido</w:t>
      </w:r>
      <w:r>
        <w:t xml:space="preserve"> amante para </w:t>
      </w:r>
      <w:r w:rsidR="00573D08">
        <w:t>requerir</w:t>
      </w:r>
      <w:r>
        <w:t xml:space="preserve"> cierta información, nada más </w:t>
      </w:r>
      <w:r w:rsidR="00573D08">
        <w:t>que</w:t>
      </w:r>
      <w:r>
        <w:t xml:space="preserve"> eso., le dijo Boris y se alejó del lugar.</w:t>
      </w:r>
    </w:p>
    <w:p w14:paraId="3F115CA8" w14:textId="77777777" w:rsidR="00165010" w:rsidRDefault="00000000">
      <w:pPr>
        <w:ind w:left="720"/>
      </w:pPr>
      <w:r>
        <w:t xml:space="preserve"> </w:t>
      </w:r>
    </w:p>
    <w:p w14:paraId="45120738" w14:textId="25877AD1" w:rsidR="00852C1B" w:rsidRDefault="00000000">
      <w:pPr>
        <w:ind w:left="720"/>
      </w:pPr>
      <w:r>
        <w:t xml:space="preserve"> </w:t>
      </w:r>
      <w:r w:rsidR="00852C1B">
        <w:br w:type="page"/>
      </w:r>
      <w:r>
        <w:lastRenderedPageBreak/>
        <w:t xml:space="preserve"> Cuando Kevin vio el mensaje de </w:t>
      </w:r>
      <w:r w:rsidR="003C63D1">
        <w:t>Janica</w:t>
      </w:r>
      <w:r>
        <w:t xml:space="preserve"> en su celular, alzó los brazos y miró al cielo. </w:t>
      </w:r>
      <w:r w:rsidR="00071913">
        <w:t xml:space="preserve">― </w:t>
      </w:r>
      <w:r>
        <w:t xml:space="preserve">Por Dios, es ella, </w:t>
      </w:r>
      <w:r w:rsidR="001E314E">
        <w:t>está</w:t>
      </w:r>
      <w:r>
        <w:t xml:space="preserve"> viva, dijo eufórico. El mensaje era breve, donde le decía </w:t>
      </w:r>
      <w:r w:rsidR="00462522">
        <w:t>que</w:t>
      </w:r>
      <w:r>
        <w:t xml:space="preserve"> aproximadamente en una hora se encontrarían en su departamento. Y </w:t>
      </w:r>
      <w:r w:rsidR="00462522">
        <w:t>que</w:t>
      </w:r>
      <w:r>
        <w:t xml:space="preserve"> todo estaba bien. Te espero, te re quiero.</w:t>
      </w:r>
    </w:p>
    <w:p w14:paraId="521CC9C0" w14:textId="08D5333A" w:rsidR="00165010" w:rsidRDefault="00000000">
      <w:pPr>
        <w:ind w:left="720"/>
      </w:pPr>
      <w:r>
        <w:t xml:space="preserve">Kevin con la </w:t>
      </w:r>
      <w:r w:rsidR="001E314E">
        <w:t>ilusión</w:t>
      </w:r>
      <w:r>
        <w:t xml:space="preserve"> de volverla a ver dirigió su auto raudamente hacía el departamento de </w:t>
      </w:r>
      <w:r w:rsidR="003C63D1">
        <w:t>Janica</w:t>
      </w:r>
      <w:r>
        <w:t xml:space="preserve">, de pronto, se </w:t>
      </w:r>
      <w:r w:rsidR="00F54961">
        <w:t>quedó</w:t>
      </w:r>
      <w:r>
        <w:t xml:space="preserve"> pensando, aminoró la marcha y estacionó.</w:t>
      </w:r>
    </w:p>
    <w:p w14:paraId="3574A45D" w14:textId="020A68B1" w:rsidR="00165010" w:rsidRDefault="00422D18">
      <w:pPr>
        <w:ind w:left="720"/>
      </w:pPr>
      <w:r>
        <w:t xml:space="preserve">― No es ella la </w:t>
      </w:r>
      <w:r w:rsidR="001E314E">
        <w:t>que</w:t>
      </w:r>
      <w:r>
        <w:t xml:space="preserve"> me mandó el mensaje, </w:t>
      </w:r>
      <w:r w:rsidR="003C63D1">
        <w:t>Janica</w:t>
      </w:r>
      <w:r>
        <w:t xml:space="preserve"> nunca usa esos términos </w:t>
      </w:r>
      <w:r w:rsidR="00462522">
        <w:t>que</w:t>
      </w:r>
      <w:r>
        <w:t xml:space="preserve"> le parecen extraños: errores gramaticales </w:t>
      </w:r>
      <w:r w:rsidR="00462522">
        <w:t>que</w:t>
      </w:r>
      <w:r>
        <w:t xml:space="preserve"> nunca comentaría y un tono en su voz </w:t>
      </w:r>
      <w:r w:rsidR="00462522">
        <w:t>que</w:t>
      </w:r>
      <w:r>
        <w:t xml:space="preserve"> no concuerda para nada con ella. seguramente, la secuestraron y también me quieren a </w:t>
      </w:r>
      <w:r w:rsidR="001E314E">
        <w:t>mí</w:t>
      </w:r>
      <w:r>
        <w:t xml:space="preserve">. No la dejaré sola, Más allá </w:t>
      </w:r>
      <w:r w:rsidR="00462522">
        <w:t>que</w:t>
      </w:r>
      <w:r>
        <w:t xml:space="preserve"> no pueda liberarla, de repente, pensó en </w:t>
      </w:r>
      <w:r w:rsidR="00630DE0">
        <w:t>Kate Leney</w:t>
      </w:r>
      <w:r>
        <w:t xml:space="preserve">, su compañera de facultad. </w:t>
      </w:r>
      <w:r w:rsidR="00071913">
        <w:t xml:space="preserve">― </w:t>
      </w:r>
      <w:r>
        <w:t xml:space="preserve">Ella me pude ayudar, en emigraciones tienen conexiones con el MI5, le contaré todo lo </w:t>
      </w:r>
      <w:r w:rsidR="001E314E">
        <w:t>que</w:t>
      </w:r>
      <w:r>
        <w:t xml:space="preserve"> sucede, resopló </w:t>
      </w:r>
      <w:r w:rsidR="00071913">
        <w:t xml:space="preserve">― </w:t>
      </w:r>
      <w:r>
        <w:t xml:space="preserve">fue mucha suerte en verla encontrado. Ella me ayudará seguro </w:t>
      </w:r>
      <w:r w:rsidR="00462522">
        <w:t>que</w:t>
      </w:r>
      <w:r>
        <w:t xml:space="preserve"> lo hará, se dijo golpeando el puño en el volante.</w:t>
      </w:r>
    </w:p>
    <w:p w14:paraId="56D266EA" w14:textId="0A6D25B4" w:rsidR="00165010" w:rsidRDefault="00000000">
      <w:pPr>
        <w:ind w:left="720"/>
      </w:pPr>
      <w:r>
        <w:t xml:space="preserve">Kevin, le mandó un mensaje a Mary, diciéndole </w:t>
      </w:r>
      <w:r w:rsidR="001E314E">
        <w:t>que</w:t>
      </w:r>
      <w:r>
        <w:t xml:space="preserve"> </w:t>
      </w:r>
      <w:r w:rsidR="001430F5">
        <w:t>tenía</w:t>
      </w:r>
      <w:r>
        <w:t xml:space="preserve"> la imperiosa </w:t>
      </w:r>
      <w:r w:rsidR="001E314E">
        <w:t>necesidad</w:t>
      </w:r>
      <w:r>
        <w:t xml:space="preserve"> de ir a verla, por</w:t>
      </w:r>
      <w:r w:rsidR="00462522">
        <w:t>que</w:t>
      </w:r>
      <w:r>
        <w:t xml:space="preserve"> tenía algo muy importante para revelarle.</w:t>
      </w:r>
    </w:p>
    <w:p w14:paraId="4BB88DF1" w14:textId="29AC19CD" w:rsidR="00283026" w:rsidRDefault="00422D18">
      <w:pPr>
        <w:ind w:left="720"/>
      </w:pPr>
      <w:r>
        <w:t xml:space="preserve">― Lo lamento </w:t>
      </w:r>
      <w:r w:rsidR="00462522">
        <w:t>que</w:t>
      </w:r>
      <w:r>
        <w:t xml:space="preserve"> no pueda recibirte. Estoy en París en </w:t>
      </w:r>
      <w:r w:rsidR="001E314E">
        <w:t>comisión</w:t>
      </w:r>
      <w:r>
        <w:t xml:space="preserve"> por un mes, nos veremos a mi regreso, un beso, le contestó al instante.</w:t>
      </w:r>
      <w:r w:rsidR="00283026">
        <w:br w:type="page"/>
      </w:r>
      <w:r w:rsidR="003C63D1">
        <w:lastRenderedPageBreak/>
        <w:t>Janica</w:t>
      </w:r>
      <w:r>
        <w:t xml:space="preserve">, pensó en todo el adiestramiento </w:t>
      </w:r>
      <w:r w:rsidR="00462522">
        <w:t>que</w:t>
      </w:r>
      <w:r>
        <w:t xml:space="preserve"> había recibió durante años, para tratar de liberarse de las ataduras, en esa habitación húmeda, oscura y solitaria.</w:t>
      </w:r>
    </w:p>
    <w:p w14:paraId="790F2E77" w14:textId="30949D71" w:rsidR="00165010" w:rsidRDefault="00000000">
      <w:pPr>
        <w:ind w:left="720"/>
      </w:pPr>
      <w:r>
        <w:t xml:space="preserve"> Sus manos están atadas pero sus dedos están libre y sus dientes también. Trató de desgastar con las uñas la cuerda, mientras, hacía </w:t>
      </w:r>
      <w:r w:rsidR="00AE769E">
        <w:t>presión</w:t>
      </w:r>
      <w:r>
        <w:t xml:space="preserve"> con los dientes. Pero debido al golpe </w:t>
      </w:r>
      <w:r w:rsidR="00462522">
        <w:t>que</w:t>
      </w:r>
      <w:r>
        <w:t xml:space="preserve"> había recibido en sus costillas, cada movimiento la dejaba </w:t>
      </w:r>
      <w:r w:rsidR="004B609E">
        <w:t>sin</w:t>
      </w:r>
      <w:r>
        <w:t xml:space="preserve"> respiración, y todo lo hacía lento y sólo la sed de venganza hacía Boris, el carnicero, la hacía recuperar fuerzas y continuar por su liberación </w:t>
      </w:r>
    </w:p>
    <w:p w14:paraId="56768955" w14:textId="77777777" w:rsidR="00165010" w:rsidRDefault="00422D18">
      <w:pPr>
        <w:ind w:left="720"/>
      </w:pPr>
      <w:r>
        <w:t>― Maldito, sí me liberó lo mataré, se dijo, mezclando el odio con el dolor.</w:t>
      </w:r>
    </w:p>
    <w:p w14:paraId="1C7F76B2" w14:textId="77777777" w:rsidR="00165010" w:rsidRDefault="00000000">
      <w:pPr>
        <w:ind w:left="720"/>
      </w:pPr>
      <w:r>
        <w:t xml:space="preserve">El sueño la venció, cuando despertó después de dos horas seguía sola en la habitación, y volvió intentar liberarse de las ataduras, pero sólo avanzó muy poco. De repente, recordó a Kevin. </w:t>
      </w:r>
    </w:p>
    <w:p w14:paraId="4E423661" w14:textId="5AA70DDA" w:rsidR="00283026" w:rsidRDefault="00071913">
      <w:pPr>
        <w:ind w:left="720"/>
      </w:pPr>
      <w:r>
        <w:t xml:space="preserve">― </w:t>
      </w:r>
      <w:r w:rsidR="00422D18">
        <w:t xml:space="preserve">Estoy convencida </w:t>
      </w:r>
      <w:r w:rsidR="00462522">
        <w:t>que</w:t>
      </w:r>
      <w:r w:rsidR="00422D18">
        <w:t xml:space="preserve"> descubrió el engaño, </w:t>
      </w:r>
      <w:r w:rsidR="00462522">
        <w:t>que</w:t>
      </w:r>
      <w:r w:rsidR="00422D18">
        <w:t xml:space="preserve"> no era yo la </w:t>
      </w:r>
      <w:r w:rsidR="00462522">
        <w:t>que</w:t>
      </w:r>
      <w:r w:rsidR="00422D18">
        <w:t xml:space="preserve"> le mandó el mensaje y se ocultó, de no haber </w:t>
      </w:r>
      <w:r w:rsidR="00F33C32">
        <w:t>sido</w:t>
      </w:r>
      <w:r w:rsidR="00422D18">
        <w:t xml:space="preserve"> </w:t>
      </w:r>
      <w:r w:rsidR="001E314E">
        <w:t>así</w:t>
      </w:r>
      <w:r w:rsidR="00422D18">
        <w:t xml:space="preserve"> ya estaría aquí conmigo esperando lo peor. Reprimió una lagrima </w:t>
      </w:r>
      <w:r>
        <w:t xml:space="preserve">― </w:t>
      </w:r>
      <w:r w:rsidR="00422D18">
        <w:t xml:space="preserve">Kevin, mi amor, </w:t>
      </w:r>
      <w:r w:rsidR="00462522">
        <w:t>que</w:t>
      </w:r>
      <w:r w:rsidR="00422D18">
        <w:t xml:space="preserve"> frágil eres en este mundo, cruel, lleno de misterios y </w:t>
      </w:r>
      <w:r w:rsidR="00533ECD">
        <w:t>asesinatos</w:t>
      </w:r>
      <w:r w:rsidR="00422D18">
        <w:t xml:space="preserve">, seguramente, en algún momento debes estar pensando </w:t>
      </w:r>
      <w:r w:rsidR="00462522">
        <w:t>que</w:t>
      </w:r>
      <w:r w:rsidR="00422D18">
        <w:t xml:space="preserve">  estas viviendo un sueño y </w:t>
      </w:r>
      <w:r w:rsidR="00462522">
        <w:t>que</w:t>
      </w:r>
      <w:r w:rsidR="00422D18">
        <w:t xml:space="preserve"> todas las personas </w:t>
      </w:r>
      <w:r w:rsidR="00462522">
        <w:t>que</w:t>
      </w:r>
      <w:r w:rsidR="00422D18">
        <w:t xml:space="preserve"> te rodean, pertenecen a la misma pesadilla.</w:t>
      </w:r>
      <w:r w:rsidR="00283026">
        <w:br w:type="page"/>
      </w:r>
      <w:r w:rsidR="00422D18">
        <w:lastRenderedPageBreak/>
        <w:t xml:space="preserve">De pronto, </w:t>
      </w:r>
      <w:r w:rsidR="003C63D1">
        <w:t>Janica</w:t>
      </w:r>
      <w:r w:rsidR="00422D18">
        <w:t xml:space="preserve"> escuchó </w:t>
      </w:r>
      <w:r w:rsidR="00462522">
        <w:t>que</w:t>
      </w:r>
      <w:r w:rsidR="00422D18">
        <w:t xml:space="preserve"> la puerta del cuarto se abría, pensó </w:t>
      </w:r>
      <w:r w:rsidR="00462522">
        <w:t>que</w:t>
      </w:r>
      <w:r w:rsidR="00422D18">
        <w:t xml:space="preserve"> Boris </w:t>
      </w:r>
      <w:r w:rsidR="001E314E">
        <w:t>venía</w:t>
      </w:r>
      <w:r w:rsidR="00422D18">
        <w:t xml:space="preserve"> a matarla, e intentó nuevamente librarse de las ataduras, pero no lo </w:t>
      </w:r>
      <w:r w:rsidR="001E314E">
        <w:t>consiguió</w:t>
      </w:r>
      <w:r w:rsidR="00422D18">
        <w:t>.</w:t>
      </w:r>
    </w:p>
    <w:p w14:paraId="4405733E" w14:textId="689C7A90" w:rsidR="00165010" w:rsidRDefault="00000000">
      <w:pPr>
        <w:ind w:left="720"/>
      </w:pPr>
      <w:r>
        <w:t xml:space="preserve">En la oscuridad de la habitación, el hombre se paró frente a ella en </w:t>
      </w:r>
      <w:r w:rsidR="00E23FA5">
        <w:t>silencio</w:t>
      </w:r>
      <w:r>
        <w:t xml:space="preserve"> y le iluminó el rostro con una linterna. </w:t>
      </w:r>
    </w:p>
    <w:p w14:paraId="2022D988" w14:textId="72B2BE72" w:rsidR="00165010" w:rsidRDefault="003C63D1">
      <w:pPr>
        <w:ind w:left="720"/>
      </w:pPr>
      <w:r>
        <w:t>Janica</w:t>
      </w:r>
      <w:r w:rsidR="00D7629C">
        <w:t xml:space="preserve"> lo insultó </w:t>
      </w:r>
      <w:r w:rsidR="00071913">
        <w:t xml:space="preserve">― </w:t>
      </w:r>
      <w:r w:rsidR="00D7629C">
        <w:t xml:space="preserve">Me estas gozando antes de matarme, maldito, le gritó con toda la fuerza </w:t>
      </w:r>
      <w:r w:rsidR="00462522">
        <w:t>que</w:t>
      </w:r>
      <w:r w:rsidR="00D7629C">
        <w:t xml:space="preserve"> le </w:t>
      </w:r>
      <w:r w:rsidR="001E314E">
        <w:t>quedaban</w:t>
      </w:r>
      <w:r w:rsidR="00D7629C">
        <w:t>.</w:t>
      </w:r>
    </w:p>
    <w:p w14:paraId="73FFFF3C" w14:textId="30A846C6" w:rsidR="00165010" w:rsidRDefault="00422D18">
      <w:pPr>
        <w:ind w:left="720"/>
      </w:pPr>
      <w:r>
        <w:t xml:space="preserve">― Hola, </w:t>
      </w:r>
      <w:r w:rsidR="003C63D1">
        <w:t>Janica</w:t>
      </w:r>
      <w:r>
        <w:t>, le contestó, una voz conocida.</w:t>
      </w:r>
    </w:p>
    <w:p w14:paraId="3EEF8FEA" w14:textId="70505EF4" w:rsidR="00165010" w:rsidRDefault="003C63D1">
      <w:pPr>
        <w:ind w:left="720"/>
      </w:pPr>
      <w:r>
        <w:t>Janica</w:t>
      </w:r>
      <w:r w:rsidR="00D7629C">
        <w:t xml:space="preserve"> </w:t>
      </w:r>
      <w:r w:rsidR="002943A5">
        <w:t>entrecerró los ojos</w:t>
      </w:r>
      <w:r w:rsidR="00D7629C">
        <w:t xml:space="preserve"> y vio un rostro conocido en penumbras. </w:t>
      </w:r>
    </w:p>
    <w:p w14:paraId="0770EC3D" w14:textId="07C6A8EC" w:rsidR="00165010" w:rsidRDefault="00422D18">
      <w:pPr>
        <w:ind w:left="720"/>
      </w:pPr>
      <w:r>
        <w:t xml:space="preserve">― Viktor, ¿Eres </w:t>
      </w:r>
      <w:r w:rsidR="001E314E">
        <w:t>tú</w:t>
      </w:r>
      <w:r>
        <w:t>?</w:t>
      </w:r>
    </w:p>
    <w:p w14:paraId="122386AD" w14:textId="44B5CD39" w:rsidR="00165010" w:rsidRDefault="00422D18">
      <w:pPr>
        <w:ind w:left="720"/>
      </w:pPr>
      <w:r>
        <w:t>― Si, el benjamín del comando, le contestó.</w:t>
      </w:r>
    </w:p>
    <w:p w14:paraId="77F25C42" w14:textId="77777777" w:rsidR="00165010" w:rsidRDefault="00165010">
      <w:pPr>
        <w:ind w:left="720"/>
        <w:rPr>
          <w:sz w:val="28"/>
          <w:szCs w:val="28"/>
        </w:rPr>
      </w:pPr>
    </w:p>
    <w:p w14:paraId="31653F3F" w14:textId="791B2F33" w:rsidR="006F54D2" w:rsidRDefault="00000000" w:rsidP="006F54D2">
      <w:pPr>
        <w:ind w:left="720"/>
      </w:pPr>
      <w:r>
        <w:t xml:space="preserve">Viktor, era un integrante del grupo </w:t>
      </w:r>
      <w:r w:rsidR="00462522">
        <w:t>que</w:t>
      </w:r>
      <w:r>
        <w:t xml:space="preserve"> comandaba </w:t>
      </w:r>
      <w:r w:rsidR="003C63D1">
        <w:t>Janica</w:t>
      </w:r>
      <w:r>
        <w:t xml:space="preserve"> en Moscú, era el más joven y una de las personas </w:t>
      </w:r>
      <w:r w:rsidR="00462522">
        <w:t>que</w:t>
      </w:r>
      <w:r>
        <w:t xml:space="preserve"> ella más protegía . Viktor tenía perfil bajo, pero de mirada desafiante y músculos de acero. Admiraba a </w:t>
      </w:r>
      <w:r w:rsidR="003C63D1">
        <w:t>Janica</w:t>
      </w:r>
      <w:r>
        <w:t xml:space="preserve"> y </w:t>
      </w:r>
      <w:r w:rsidR="00E23FA5">
        <w:t>siempre</w:t>
      </w:r>
      <w:r>
        <w:t xml:space="preserve"> estaban juntos en cualquier operación</w:t>
      </w:r>
      <w:r w:rsidR="006F54D2">
        <w:t>.</w:t>
      </w:r>
    </w:p>
    <w:p w14:paraId="14FD42B5" w14:textId="77777777" w:rsidR="00165010" w:rsidRDefault="00165010">
      <w:pPr>
        <w:ind w:left="720"/>
        <w:rPr>
          <w:sz w:val="28"/>
          <w:szCs w:val="28"/>
        </w:rPr>
      </w:pPr>
    </w:p>
    <w:p w14:paraId="52F4E0EF" w14:textId="77777777" w:rsidR="00165010" w:rsidRDefault="00000000">
      <w:pPr>
        <w:ind w:left="720"/>
      </w:pPr>
      <w:r>
        <w:t xml:space="preserve"> ― La estas pasando mal, ¿Verdad?</w:t>
      </w:r>
    </w:p>
    <w:p w14:paraId="17662018" w14:textId="4C7624A9" w:rsidR="00165010" w:rsidRDefault="00422D18">
      <w:pPr>
        <w:ind w:left="720"/>
      </w:pPr>
      <w:r>
        <w:t xml:space="preserve">― Si, más </w:t>
      </w:r>
      <w:r w:rsidR="00462522">
        <w:t>que</w:t>
      </w:r>
      <w:r>
        <w:t xml:space="preserve"> mal. ¿Como estas aquí?, le indagó ella.</w:t>
      </w:r>
    </w:p>
    <w:p w14:paraId="43EA0871" w14:textId="38AEB9D6" w:rsidR="00165010" w:rsidRDefault="00422D18">
      <w:pPr>
        <w:ind w:left="720"/>
      </w:pPr>
      <w:r>
        <w:t xml:space="preserve">― Me </w:t>
      </w:r>
      <w:r w:rsidR="001E314E">
        <w:t>designaron</w:t>
      </w:r>
      <w:r>
        <w:t xml:space="preserve"> para tu remplazó, le dijo con una vos ausente.</w:t>
      </w:r>
    </w:p>
    <w:p w14:paraId="0452BB16" w14:textId="3FC78EAB" w:rsidR="00165010" w:rsidRDefault="00422D18">
      <w:pPr>
        <w:ind w:left="720"/>
      </w:pPr>
      <w:r>
        <w:t>― ¿ Si me van a matar, por</w:t>
      </w:r>
      <w:r w:rsidR="00462522">
        <w:t>que</w:t>
      </w:r>
      <w:r>
        <w:t xml:space="preserve"> tardan tanto en hacerlo?, le preguntó ella.</w:t>
      </w:r>
    </w:p>
    <w:p w14:paraId="74DFDAE9" w14:textId="2B5D0E56" w:rsidR="00165010" w:rsidRDefault="00422D18">
      <w:pPr>
        <w:ind w:left="720"/>
      </w:pPr>
      <w:r>
        <w:t xml:space="preserve">― Las ordenes vienen de Moscú, Estas esperando atrapar a tu amigo, después  </w:t>
      </w:r>
      <w:r w:rsidR="001E314E">
        <w:t>asesinarte</w:t>
      </w:r>
      <w:r>
        <w:t>.</w:t>
      </w:r>
    </w:p>
    <w:p w14:paraId="4ADE0505" w14:textId="77509920" w:rsidR="00165010" w:rsidRDefault="00422D18">
      <w:pPr>
        <w:ind w:left="720"/>
      </w:pPr>
      <w:r>
        <w:t xml:space="preserve">― </w:t>
      </w:r>
      <w:r w:rsidR="001E314E">
        <w:t>Él</w:t>
      </w:r>
      <w:r>
        <w:t xml:space="preserve"> es inocente de todo y no es informante del MI5.</w:t>
      </w:r>
    </w:p>
    <w:p w14:paraId="42736BB4" w14:textId="0697EE33" w:rsidR="00165010" w:rsidRDefault="00000000">
      <w:pPr>
        <w:ind w:left="720"/>
      </w:pPr>
      <w:r>
        <w:t xml:space="preserve">Pero sabe muchas cosas respeto a ti, </w:t>
      </w:r>
      <w:r w:rsidR="00462522">
        <w:t>que</w:t>
      </w:r>
      <w:r>
        <w:t xml:space="preserve"> le puede interesar a los británicos y tu no lo ignoras.</w:t>
      </w:r>
    </w:p>
    <w:p w14:paraId="60F7BEE4" w14:textId="3C27E5F4" w:rsidR="00165010" w:rsidRDefault="003C63D1">
      <w:pPr>
        <w:ind w:left="720"/>
      </w:pPr>
      <w:r>
        <w:t>Janica</w:t>
      </w:r>
      <w:r w:rsidR="00D7629C">
        <w:t xml:space="preserve"> no le contestó.</w:t>
      </w:r>
    </w:p>
    <w:p w14:paraId="1B631D40" w14:textId="5A91C21B" w:rsidR="00165010" w:rsidRDefault="00422D18">
      <w:pPr>
        <w:ind w:left="720"/>
      </w:pPr>
      <w:r>
        <w:t xml:space="preserve">― Te pasaste de las reglas, </w:t>
      </w:r>
      <w:r w:rsidR="003C63D1">
        <w:t>Janica</w:t>
      </w:r>
      <w:r>
        <w:t>, y los servicios no te lo perdonan.</w:t>
      </w:r>
    </w:p>
    <w:p w14:paraId="4465F3B8" w14:textId="60FF4858" w:rsidR="00165010" w:rsidRDefault="00422D18">
      <w:pPr>
        <w:ind w:left="720"/>
      </w:pPr>
      <w:r>
        <w:t xml:space="preserve">― Mi vida </w:t>
      </w:r>
      <w:r w:rsidR="00E23FA5">
        <w:t>siempre</w:t>
      </w:r>
      <w:r>
        <w:t xml:space="preserve"> fue violencia y muerte, Viktor, pero tengo una parte humana </w:t>
      </w:r>
      <w:r w:rsidR="00462522">
        <w:t>que</w:t>
      </w:r>
      <w:r>
        <w:t xml:space="preserve"> me llevo a enamorarme. No traicione a nadie.</w:t>
      </w:r>
    </w:p>
    <w:p w14:paraId="1643C106" w14:textId="2B0FD28B" w:rsidR="00165010" w:rsidRDefault="00422D18">
      <w:pPr>
        <w:ind w:left="720"/>
      </w:pPr>
      <w:r>
        <w:t xml:space="preserve">― Si, nos traicionaste. Te enamoraste del enemigo y </w:t>
      </w:r>
      <w:r w:rsidR="001E314E">
        <w:t>asesinaste</w:t>
      </w:r>
      <w:r>
        <w:t xml:space="preserve"> a Cero y a </w:t>
      </w:r>
      <w:r w:rsidR="001E314E">
        <w:t>Gregory</w:t>
      </w:r>
      <w:r>
        <w:t xml:space="preserve"> lo tuvimos </w:t>
      </w:r>
      <w:r w:rsidR="00462522">
        <w:t>que</w:t>
      </w:r>
      <w:r>
        <w:t xml:space="preserve"> internar en un sanatorio, para una intervención de su mandíbula fracturada. </w:t>
      </w:r>
    </w:p>
    <w:p w14:paraId="4050BB3A" w14:textId="1F49E7D1" w:rsidR="00165010" w:rsidRDefault="00422D18">
      <w:pPr>
        <w:ind w:left="720"/>
      </w:pPr>
      <w:r>
        <w:t xml:space="preserve">― Lo lamento por </w:t>
      </w:r>
      <w:r w:rsidR="001E314E">
        <w:t>él</w:t>
      </w:r>
      <w:r>
        <w:t xml:space="preserve">, son las reglas de juego, pero no seas farsante, </w:t>
      </w:r>
      <w:r w:rsidR="004B609E">
        <w:t>sabes</w:t>
      </w:r>
      <w:r>
        <w:t xml:space="preserve"> </w:t>
      </w:r>
      <w:r w:rsidR="00462522">
        <w:t>que</w:t>
      </w:r>
      <w:r>
        <w:t xml:space="preserve"> sí no lo mataba a Cero </w:t>
      </w:r>
      <w:r w:rsidR="001E314E">
        <w:t>él</w:t>
      </w:r>
      <w:r>
        <w:t xml:space="preserve"> me iba a matar, y, de pronto, le preguntó cambiando el tono de voz.</w:t>
      </w:r>
    </w:p>
    <w:p w14:paraId="742B74D0" w14:textId="77777777" w:rsidR="00165010" w:rsidRDefault="00422D18">
      <w:pPr>
        <w:ind w:left="720"/>
      </w:pPr>
      <w:r>
        <w:t>― ¿Me puedes ayudar a salir de aquí?</w:t>
      </w:r>
    </w:p>
    <w:p w14:paraId="422D3A1C" w14:textId="7E521B1A" w:rsidR="00165010" w:rsidRDefault="00000000">
      <w:pPr>
        <w:ind w:left="720"/>
      </w:pPr>
      <w:r>
        <w:t xml:space="preserve">Viktor negó con la cabeza </w:t>
      </w:r>
      <w:r w:rsidR="00071913">
        <w:t xml:space="preserve">― </w:t>
      </w:r>
      <w:r>
        <w:t xml:space="preserve">Sabes </w:t>
      </w:r>
      <w:r w:rsidR="00462522">
        <w:t>que</w:t>
      </w:r>
      <w:r>
        <w:t xml:space="preserve"> sí lo hago y me descubren, soy hombre muerto ― hizo una pausa― pero, tengo </w:t>
      </w:r>
      <w:r w:rsidR="001E314E">
        <w:t>que</w:t>
      </w:r>
      <w:r>
        <w:t xml:space="preserve"> reconocer </w:t>
      </w:r>
      <w:r w:rsidR="00471B5B">
        <w:t>que</w:t>
      </w:r>
      <w:r>
        <w:t xml:space="preserve"> </w:t>
      </w:r>
      <w:r w:rsidR="001430F5">
        <w:t>tú</w:t>
      </w:r>
      <w:r>
        <w:t xml:space="preserve"> me aceptaste en el grupo y aprendí muchas cosas a tu lado. Además, Siempre te admiré.</w:t>
      </w:r>
    </w:p>
    <w:p w14:paraId="5C1B2966" w14:textId="23B1F6DF" w:rsidR="00165010" w:rsidRDefault="00422D18">
      <w:pPr>
        <w:ind w:left="720"/>
      </w:pPr>
      <w:r>
        <w:t xml:space="preserve">― Lo </w:t>
      </w:r>
      <w:r w:rsidR="001E314E">
        <w:t>sé</w:t>
      </w:r>
      <w:r>
        <w:t>, le dijo ella solamente.</w:t>
      </w:r>
    </w:p>
    <w:p w14:paraId="1910171B" w14:textId="2FF15498" w:rsidR="00165010" w:rsidRDefault="00000000">
      <w:pPr>
        <w:ind w:left="720"/>
      </w:pPr>
      <w:r>
        <w:t xml:space="preserve">De repente, Viktor extrajo un filoso cuchillo entre sus ropas y cortó las ligaduras de los pies de </w:t>
      </w:r>
      <w:r w:rsidR="003C63D1">
        <w:t>Janica</w:t>
      </w:r>
      <w:r>
        <w:t xml:space="preserve">. Se fue en </w:t>
      </w:r>
      <w:r w:rsidR="00E23FA5">
        <w:t>silencio</w:t>
      </w:r>
      <w:r>
        <w:t xml:space="preserve"> como había llegado, mientras, ella cerró los ojos y exhaló un largo suspiro a punto de liberar los brazos de las ataduras, cuando lo </w:t>
      </w:r>
      <w:r w:rsidR="001E314E">
        <w:t>consiguió</w:t>
      </w:r>
      <w:r>
        <w:t xml:space="preserve"> le costó recuperarse, de pronto, escuchó un automóvil </w:t>
      </w:r>
      <w:r w:rsidR="00462522">
        <w:t>que</w:t>
      </w:r>
      <w:r>
        <w:t xml:space="preserve"> llegaba al edificio y </w:t>
      </w:r>
      <w:r w:rsidR="001E314E">
        <w:t>sigilosamente</w:t>
      </w:r>
      <w:r>
        <w:t xml:space="preserve"> abrió la puerta del cuarto donde había estado secuestrada, se encontró con un guardia de espalda y </w:t>
      </w:r>
      <w:r w:rsidR="004B609E">
        <w:t>sin</w:t>
      </w:r>
      <w:r>
        <w:t xml:space="preserve"> dudar lo tomó del cuello hasta asfixiarlo, tomó su arma y salió al descampado, cuando alguien la vio y dio la alarma, </w:t>
      </w:r>
      <w:r w:rsidR="003C63D1">
        <w:t>Janica</w:t>
      </w:r>
      <w:r w:rsidR="00711537">
        <w:t xml:space="preserve"> </w:t>
      </w:r>
      <w:r>
        <w:t xml:space="preserve"> acostumbrada a mil batallas le disparó al hombre </w:t>
      </w:r>
      <w:r w:rsidR="00462522">
        <w:t>que</w:t>
      </w:r>
      <w:r>
        <w:t xml:space="preserve"> cayó de bruces. Al instante, saltó hacía el auto </w:t>
      </w:r>
      <w:r w:rsidR="00462522">
        <w:t>que</w:t>
      </w:r>
      <w:r>
        <w:t xml:space="preserve"> había llegado, cuando arrancó hizo zigzaguear el vehículo, antes una andanada de balas </w:t>
      </w:r>
      <w:r w:rsidR="00462522">
        <w:t>que</w:t>
      </w:r>
      <w:r>
        <w:t xml:space="preserve"> se incrustaron en el coche.</w:t>
      </w:r>
    </w:p>
    <w:p w14:paraId="1953339D" w14:textId="41D22CF9" w:rsidR="00165010" w:rsidRDefault="00422D18">
      <w:pPr>
        <w:ind w:left="720"/>
      </w:pPr>
      <w:r>
        <w:lastRenderedPageBreak/>
        <w:t xml:space="preserve">― Maldita perra no te saldrás con la tuya, gritó Boris, </w:t>
      </w:r>
      <w:r w:rsidR="004B609E">
        <w:t>sin</w:t>
      </w:r>
      <w:r>
        <w:t xml:space="preserve"> dejar de disparar, cuando el coche tomó por un camino angosto, lleno piedras, y de repente, se encontró con un anillo de cuervas </w:t>
      </w:r>
      <w:r w:rsidR="00462522">
        <w:t>que</w:t>
      </w:r>
      <w:r>
        <w:t xml:space="preserve"> la </w:t>
      </w:r>
      <w:r w:rsidR="003904C9">
        <w:t>condujo</w:t>
      </w:r>
      <w:r>
        <w:t xml:space="preserve"> a una autopista. </w:t>
      </w:r>
    </w:p>
    <w:p w14:paraId="27EFC87B" w14:textId="3954C56E" w:rsidR="00165010" w:rsidRDefault="003C63D1">
      <w:pPr>
        <w:ind w:left="720"/>
      </w:pPr>
      <w:r>
        <w:t>Janica</w:t>
      </w:r>
      <w:r w:rsidR="00D7629C">
        <w:t xml:space="preserve"> hizo funcionar el GPS del automóvil, donde le señalaba </w:t>
      </w:r>
      <w:r w:rsidR="00462522">
        <w:t>que</w:t>
      </w:r>
      <w:r w:rsidR="00D7629C">
        <w:t xml:space="preserve"> se alejaba de la ciudad, rumbo a Maldon, entonces, en la primera bajada retomó el camino a Colchester y trató de comunicarse con Kevin, pero no tuvo respuesta. Resopló, y pensó ir a su departamento, quizás Kevin, pensó </w:t>
      </w:r>
      <w:r w:rsidR="003904C9">
        <w:t>que</w:t>
      </w:r>
      <w:r w:rsidR="00D7629C">
        <w:t xml:space="preserve"> era el mejor lugar para ocultarse.</w:t>
      </w:r>
    </w:p>
    <w:p w14:paraId="34EAE43C" w14:textId="3DC76B3B" w:rsidR="00165010" w:rsidRDefault="00000000">
      <w:pPr>
        <w:ind w:left="720"/>
      </w:pPr>
      <w:r>
        <w:t xml:space="preserve">Se sorprendió cuando vio el coche de Kevin estacionado a pocos metros de su departamento, pero no en el lugar </w:t>
      </w:r>
      <w:r w:rsidR="00462522">
        <w:t>que</w:t>
      </w:r>
      <w:r>
        <w:t xml:space="preserve"> ella lo había dejado.</w:t>
      </w:r>
    </w:p>
    <w:p w14:paraId="3242AB90" w14:textId="3C858B72" w:rsidR="00165010" w:rsidRDefault="00071913">
      <w:pPr>
        <w:ind w:left="720"/>
      </w:pPr>
      <w:r>
        <w:t xml:space="preserve">― </w:t>
      </w:r>
      <w:r w:rsidR="00422D18">
        <w:t xml:space="preserve">Si encuentro a Kevin volvemos a Londres en el coche de él, con el automóvil de los servicios de inteligencia me tengo </w:t>
      </w:r>
      <w:r w:rsidR="003904C9">
        <w:t>que</w:t>
      </w:r>
      <w:r w:rsidR="00422D18">
        <w:t xml:space="preserve"> deshacer, seguro </w:t>
      </w:r>
      <w:r w:rsidR="00462522">
        <w:t>que</w:t>
      </w:r>
      <w:r w:rsidR="00422D18">
        <w:t xml:space="preserve"> tiene rastreador y en cualquier momento me dan una sorpresa, esos malditos, se dijo </w:t>
      </w:r>
      <w:r w:rsidR="003904C9">
        <w:t>masticando</w:t>
      </w:r>
      <w:r w:rsidR="00422D18">
        <w:t xml:space="preserve"> bronca.</w:t>
      </w:r>
    </w:p>
    <w:p w14:paraId="5D7CD44B" w14:textId="2094EE6F" w:rsidR="00852C1B" w:rsidRDefault="00000000">
      <w:pPr>
        <w:ind w:left="720"/>
      </w:pPr>
      <w:r>
        <w:t xml:space="preserve">Al coche lo dejó en una avenida </w:t>
      </w:r>
      <w:r w:rsidR="00310D7F">
        <w:t>casi</w:t>
      </w:r>
      <w:r>
        <w:t xml:space="preserve"> </w:t>
      </w:r>
      <w:r w:rsidR="004F520D">
        <w:t>desierta</w:t>
      </w:r>
      <w:r>
        <w:t xml:space="preserve">, a unas veinte calles de ahí y, a pesar </w:t>
      </w:r>
      <w:r w:rsidR="00462522">
        <w:t>que</w:t>
      </w:r>
      <w:r>
        <w:t xml:space="preserve"> todavía </w:t>
      </w:r>
      <w:r w:rsidR="00F54961">
        <w:t>sentía</w:t>
      </w:r>
      <w:r>
        <w:t xml:space="preserve"> el dolor en su pecho, por el fuerte golpe </w:t>
      </w:r>
      <w:r w:rsidR="00462522">
        <w:t>que</w:t>
      </w:r>
      <w:r>
        <w:t xml:space="preserve"> había recibido de Boris, con un palo de béisbol, se fue trotando hacía su departamento con la </w:t>
      </w:r>
      <w:r w:rsidR="001E314E">
        <w:t>ilusión</w:t>
      </w:r>
      <w:r>
        <w:t xml:space="preserve"> de encontrar a Kevin y, también, recoger la mochila donde </w:t>
      </w:r>
      <w:r w:rsidR="003904C9">
        <w:t>tenía</w:t>
      </w:r>
      <w:r>
        <w:t xml:space="preserve"> toda su documentación  </w:t>
      </w:r>
      <w:r w:rsidR="00462522">
        <w:t>que</w:t>
      </w:r>
      <w:r>
        <w:t xml:space="preserve"> había ido a buscar interiormente para poder huir a Canadá. </w:t>
      </w:r>
      <w:r w:rsidR="00852C1B">
        <w:br w:type="page"/>
      </w:r>
      <w:r>
        <w:lastRenderedPageBreak/>
        <w:t xml:space="preserve">Dos horas antes de la llegada de </w:t>
      </w:r>
      <w:r w:rsidR="003C63D1">
        <w:t>Janica</w:t>
      </w:r>
      <w:r>
        <w:t xml:space="preserve"> al departamento, Kevin estaba </w:t>
      </w:r>
      <w:r w:rsidR="00310D7F">
        <w:t>casi</w:t>
      </w:r>
      <w:r>
        <w:t xml:space="preserve"> convencido </w:t>
      </w:r>
      <w:r w:rsidR="00462522">
        <w:t>que</w:t>
      </w:r>
      <w:r>
        <w:t xml:space="preserve"> ese mensaje </w:t>
      </w:r>
      <w:r w:rsidR="00462522">
        <w:t>que</w:t>
      </w:r>
      <w:r>
        <w:t xml:space="preserve"> le había enviado </w:t>
      </w:r>
      <w:r w:rsidR="003C63D1">
        <w:t>Janica</w:t>
      </w:r>
      <w:r>
        <w:t xml:space="preserve"> tenía sabor a engaño pero, también, pensó, </w:t>
      </w:r>
      <w:r w:rsidR="00462522">
        <w:t>que</w:t>
      </w:r>
      <w:r>
        <w:t xml:space="preserve"> alejarse de </w:t>
      </w:r>
      <w:r w:rsidR="003904C9">
        <w:t>ahí</w:t>
      </w:r>
      <w:r>
        <w:t xml:space="preserve"> era no tener la oportunidad de poder ayudarla, se había sentido mal cuando la dejó venir a Londres, más allá </w:t>
      </w:r>
      <w:r w:rsidR="00462522">
        <w:t>que</w:t>
      </w:r>
      <w:r>
        <w:t xml:space="preserve"> ella se lo ordenó. Sabía </w:t>
      </w:r>
      <w:r w:rsidR="00462522">
        <w:t>que</w:t>
      </w:r>
      <w:r>
        <w:t xml:space="preserve"> los agentes de inteligencia rusos iban a venir por </w:t>
      </w:r>
      <w:r w:rsidR="00AE4217">
        <w:t>él</w:t>
      </w:r>
      <w:r>
        <w:t xml:space="preserve">, pero otra alternativa no tenía, donde ir, con quien confiar, cuando su ex compañera de facultad, </w:t>
      </w:r>
      <w:r w:rsidR="00630DE0">
        <w:t xml:space="preserve">Kate </w:t>
      </w:r>
      <w:r w:rsidR="005B6C4D">
        <w:t>Leney</w:t>
      </w:r>
      <w:r>
        <w:t xml:space="preserve"> </w:t>
      </w:r>
      <w:r w:rsidR="00462522">
        <w:t>que</w:t>
      </w:r>
      <w:r>
        <w:t xml:space="preserve"> tiene contactos con el MI5 por emigraciones, ahora se encuentra en París y no lo puede ayudar, también, pensó, en su amigo, </w:t>
      </w:r>
      <w:r w:rsidR="003060D5">
        <w:t>Steven</w:t>
      </w:r>
      <w:r>
        <w:t xml:space="preserve">, pero Deal </w:t>
      </w:r>
      <w:r w:rsidR="00AE4217">
        <w:t>está</w:t>
      </w:r>
      <w:r>
        <w:t xml:space="preserve"> a cuatro horas y más de Maldon, por carretera y era mucho tiempo para esperar.</w:t>
      </w:r>
    </w:p>
    <w:p w14:paraId="5C986E46" w14:textId="6EFE70A0" w:rsidR="00165010" w:rsidRDefault="00000000">
      <w:pPr>
        <w:ind w:left="720"/>
      </w:pPr>
      <w:r>
        <w:t xml:space="preserve">Le contestó el mensaje a </w:t>
      </w:r>
      <w:r w:rsidR="003C63D1">
        <w:t>Janica</w:t>
      </w:r>
      <w:r>
        <w:t xml:space="preserve"> </w:t>
      </w:r>
      <w:r w:rsidR="00462522">
        <w:t>que</w:t>
      </w:r>
      <w:r>
        <w:t xml:space="preserve"> sí la esperaba en el departamento para no provocar sospechas </w:t>
      </w:r>
      <w:r w:rsidR="00462522">
        <w:t>que</w:t>
      </w:r>
      <w:r>
        <w:t xml:space="preserve"> ella había </w:t>
      </w:r>
      <w:r w:rsidR="00F33C32">
        <w:t>sido</w:t>
      </w:r>
      <w:r>
        <w:t xml:space="preserve"> obligada a enviarlo.</w:t>
      </w:r>
    </w:p>
    <w:p w14:paraId="5ECB5C41" w14:textId="035C475E" w:rsidR="00165010" w:rsidRDefault="00000000">
      <w:pPr>
        <w:ind w:left="720"/>
      </w:pPr>
      <w:r>
        <w:t xml:space="preserve">Pasó media hora desde </w:t>
      </w:r>
      <w:r w:rsidR="00462522">
        <w:t>que</w:t>
      </w:r>
      <w:r>
        <w:t xml:space="preserve"> </w:t>
      </w:r>
      <w:r w:rsidR="003C63D1">
        <w:t>Janica</w:t>
      </w:r>
      <w:r>
        <w:t xml:space="preserve"> le mandó el mensaje, hasta </w:t>
      </w:r>
      <w:r w:rsidR="00462522">
        <w:t>que</w:t>
      </w:r>
      <w:r>
        <w:t xml:space="preserve"> alguien goleó la puerta.</w:t>
      </w:r>
    </w:p>
    <w:p w14:paraId="3A9F07E0" w14:textId="77777777" w:rsidR="00165010" w:rsidRDefault="00422D18">
      <w:pPr>
        <w:ind w:left="720"/>
      </w:pPr>
      <w:r>
        <w:t>― ¿Quién es?, contestó Kevin expectante, con la pistola en la mano, pegado a la pared de la puerta.</w:t>
      </w:r>
    </w:p>
    <w:p w14:paraId="01FDE330" w14:textId="77777777" w:rsidR="00165010" w:rsidRDefault="00422D18">
      <w:pPr>
        <w:ind w:left="720"/>
      </w:pPr>
      <w:r>
        <w:t>― Del servicio de la lavandería, señor, traemos un bulto de ropa.</w:t>
      </w:r>
    </w:p>
    <w:p w14:paraId="04014E81" w14:textId="77777777" w:rsidR="00165010" w:rsidRDefault="00422D18">
      <w:pPr>
        <w:ind w:left="720"/>
      </w:pPr>
      <w:r>
        <w:t>― No mandamos ropa a la lavandería, no es esta la dirección, le contestó Kevin.</w:t>
      </w:r>
    </w:p>
    <w:p w14:paraId="412D68D5" w14:textId="29E537B0" w:rsidR="00165010" w:rsidRDefault="00422D18">
      <w:pPr>
        <w:ind w:left="720"/>
      </w:pPr>
      <w:r>
        <w:t xml:space="preserve">― El joven sacó un </w:t>
      </w:r>
      <w:r w:rsidR="004B609E">
        <w:t>pequeño</w:t>
      </w:r>
      <w:r>
        <w:t xml:space="preserve"> cuaderno</w:t>
      </w:r>
      <w:r w:rsidR="00071913">
        <w:t xml:space="preserve">― </w:t>
      </w:r>
      <w:r>
        <w:t xml:space="preserve">Aquí figura esta dirección con el nombre de </w:t>
      </w:r>
      <w:r w:rsidR="003C63D1">
        <w:t>Janica</w:t>
      </w:r>
      <w:r>
        <w:t>, señor, seguramente, la señora, se olvidó de las prendas y no pasó a retirarlas por el lavado.</w:t>
      </w:r>
    </w:p>
    <w:p w14:paraId="061B862B" w14:textId="77777777" w:rsidR="00165010" w:rsidRDefault="00422D18">
      <w:pPr>
        <w:ind w:left="720"/>
      </w:pPr>
      <w:r>
        <w:t>― De acuerdo, ya lo atiendo, le contestó mirando por la mirilla de la puerta.</w:t>
      </w:r>
    </w:p>
    <w:p w14:paraId="68F6DF28" w14:textId="77777777" w:rsidR="00165010" w:rsidRDefault="00000000">
      <w:pPr>
        <w:ind w:left="720"/>
      </w:pPr>
      <w:r>
        <w:t>Era un hombre joven, vestido con un saco rojo y con la inscripción de una lavandería.</w:t>
      </w:r>
    </w:p>
    <w:p w14:paraId="1E11E12F" w14:textId="3C4F1BFD" w:rsidR="00852C1B" w:rsidRDefault="00000000">
      <w:pPr>
        <w:ind w:left="720"/>
      </w:pPr>
      <w:r>
        <w:t xml:space="preserve">Kevin se relajó, pensando, quizás, </w:t>
      </w:r>
      <w:r w:rsidR="00462522">
        <w:t>que</w:t>
      </w:r>
      <w:r>
        <w:t xml:space="preserve"> era ropa </w:t>
      </w:r>
      <w:r w:rsidR="00462522">
        <w:t>que</w:t>
      </w:r>
      <w:r>
        <w:t xml:space="preserve"> </w:t>
      </w:r>
      <w:r w:rsidR="003C63D1">
        <w:t>Janica</w:t>
      </w:r>
      <w:r>
        <w:t xml:space="preserve"> en algún momento había mandado a lavar, guardó la pistola y entreabrió la puerta, cuando, de repente, dos hombres se abalanzaron sobre él y le empezaron a golpear salvajemente. Kevin no se amedrentó y le arrojó un golpe en la cara a uno de los agresores, </w:t>
      </w:r>
      <w:r w:rsidR="00462522">
        <w:t>que</w:t>
      </w:r>
      <w:r>
        <w:t xml:space="preserve"> cayó al piso, con un insulto. Fue entonces </w:t>
      </w:r>
      <w:r w:rsidR="00462522">
        <w:t>que</w:t>
      </w:r>
      <w:r>
        <w:t xml:space="preserve"> </w:t>
      </w:r>
      <w:r w:rsidR="00AE4217">
        <w:t>sintió</w:t>
      </w:r>
      <w:r>
        <w:t xml:space="preserve"> un fuerte golpe en la cabeza y todo se le dio vueltas, </w:t>
      </w:r>
      <w:r w:rsidR="00AE4217">
        <w:t>quedando</w:t>
      </w:r>
      <w:r>
        <w:t xml:space="preserve"> tendido en la alfombra del piso del departamento inconsciente. </w:t>
      </w:r>
      <w:r w:rsidR="00852C1B">
        <w:br w:type="page"/>
      </w:r>
      <w:r w:rsidR="003C63D1">
        <w:lastRenderedPageBreak/>
        <w:t>Janica</w:t>
      </w:r>
      <w:r>
        <w:t xml:space="preserve"> tomó todas clases de precauciones para llegar a su departamento, cuando al fin lo hizo, se dio cuenta </w:t>
      </w:r>
      <w:r w:rsidR="00462522">
        <w:t>que</w:t>
      </w:r>
      <w:r>
        <w:t xml:space="preserve"> los agentes del servicio secreto ruso se habían llevado a Kevin y </w:t>
      </w:r>
      <w:r w:rsidR="00462522">
        <w:t>que</w:t>
      </w:r>
      <w:r>
        <w:t xml:space="preserve">, seguramente, se había defendido, por el desorden </w:t>
      </w:r>
      <w:r w:rsidR="00462522">
        <w:t>que</w:t>
      </w:r>
      <w:r>
        <w:t xml:space="preserve"> ahí reinaba.</w:t>
      </w:r>
    </w:p>
    <w:p w14:paraId="55604B59" w14:textId="3878D0BE" w:rsidR="00165010" w:rsidRDefault="00422D18">
      <w:pPr>
        <w:ind w:left="720"/>
      </w:pPr>
      <w:r>
        <w:t xml:space="preserve">― Malditos, se lo llevaron para </w:t>
      </w:r>
      <w:r w:rsidR="00462522">
        <w:t>que</w:t>
      </w:r>
      <w:r>
        <w:t xml:space="preserve"> me entregue, vocifero.</w:t>
      </w:r>
    </w:p>
    <w:p w14:paraId="6A3773D0" w14:textId="77777777" w:rsidR="00165010" w:rsidRDefault="00000000">
      <w:pPr>
        <w:ind w:left="720"/>
      </w:pPr>
      <w:r>
        <w:t>Cuando, de repente, le mandaron un mensaje en su celular.</w:t>
      </w:r>
    </w:p>
    <w:p w14:paraId="6C62F4A3" w14:textId="5935D12B" w:rsidR="00165010" w:rsidRDefault="00422D18">
      <w:pPr>
        <w:ind w:left="720"/>
      </w:pPr>
      <w:r>
        <w:t xml:space="preserve">― Si antes de las 12 </w:t>
      </w:r>
      <w:r w:rsidR="00AE4217">
        <w:t>p.m.</w:t>
      </w:r>
      <w:r>
        <w:t xml:space="preserve"> no te entregas, mañana veras florando en el río a tu </w:t>
      </w:r>
      <w:r w:rsidR="004B609E">
        <w:t>querido</w:t>
      </w:r>
      <w:r>
        <w:t xml:space="preserve"> amante.</w:t>
      </w:r>
    </w:p>
    <w:p w14:paraId="2E30C9BA" w14:textId="691C5E00" w:rsidR="00954A22" w:rsidRDefault="003C63D1">
      <w:pPr>
        <w:ind w:left="720"/>
      </w:pPr>
      <w:r>
        <w:t>Janica</w:t>
      </w:r>
      <w:r w:rsidR="00D7629C">
        <w:t xml:space="preserve"> se dejó caer en un </w:t>
      </w:r>
      <w:r w:rsidR="00E23FA5">
        <w:t>sillón</w:t>
      </w:r>
      <w:r w:rsidR="00D7629C">
        <w:t xml:space="preserve"> y sus nervios de acero de repente se volvieron vulnerables, </w:t>
      </w:r>
      <w:r w:rsidR="00AE4217">
        <w:t>sabía</w:t>
      </w:r>
      <w:r w:rsidR="00D7629C">
        <w:t xml:space="preserve"> </w:t>
      </w:r>
      <w:r w:rsidR="00462522">
        <w:t>que</w:t>
      </w:r>
      <w:r w:rsidR="00D7629C">
        <w:t xml:space="preserve"> el GRU no </w:t>
      </w:r>
      <w:r w:rsidR="00AE4217">
        <w:t>mentía</w:t>
      </w:r>
      <w:r w:rsidR="00D7629C">
        <w:t xml:space="preserve"> y </w:t>
      </w:r>
      <w:r w:rsidR="00462522">
        <w:t>que</w:t>
      </w:r>
      <w:r w:rsidR="00D7629C">
        <w:t xml:space="preserve"> sí ella no se entregaba a Kevin lo iban a matar y sus cuerpo, seguramente iba aparecer flotando en el rio.</w:t>
      </w:r>
      <w:r w:rsidR="00954A22">
        <w:br w:type="page"/>
      </w:r>
      <w:r w:rsidR="00D7629C">
        <w:lastRenderedPageBreak/>
        <w:t xml:space="preserve">Controló las balas de su cargador de las dos pistolas y se calzó la mochila al hombro, saliendo decidida a rescatar a Kevin, sabía </w:t>
      </w:r>
      <w:r w:rsidR="00462522">
        <w:t>que</w:t>
      </w:r>
      <w:r w:rsidR="00D7629C">
        <w:t xml:space="preserve"> no era tarea </w:t>
      </w:r>
      <w:r w:rsidR="00AE4217">
        <w:t>fácil</w:t>
      </w:r>
      <w:r w:rsidR="00D7629C">
        <w:t xml:space="preserve">, ¿pero, acaso le </w:t>
      </w:r>
      <w:r w:rsidR="00AE4217">
        <w:t>quedaba</w:t>
      </w:r>
      <w:r w:rsidR="00D7629C">
        <w:t xml:space="preserve"> otro camino?, pensó, cuando entró en la autopista rumbo al edificio donde la habían secuestrado, seguramente, ahí se encontraba Kevin.</w:t>
      </w:r>
    </w:p>
    <w:p w14:paraId="6E1EF2FD" w14:textId="0C53B5C4" w:rsidR="00165010" w:rsidRDefault="00000000">
      <w:pPr>
        <w:ind w:left="720"/>
      </w:pPr>
      <w:r>
        <w:t xml:space="preserve">Tenía una muy buena memoria para hallar el lugar exacto cuando escapó por un camino angosto y </w:t>
      </w:r>
      <w:r w:rsidR="00AE4217">
        <w:t>sinuoso</w:t>
      </w:r>
      <w:r>
        <w:t xml:space="preserve"> </w:t>
      </w:r>
      <w:r w:rsidR="00462522">
        <w:t>que</w:t>
      </w:r>
      <w:r>
        <w:t xml:space="preserve"> la llevó por un anillo extremo de circunvalación hacia la autopista. </w:t>
      </w:r>
    </w:p>
    <w:p w14:paraId="345CBB89" w14:textId="77777777" w:rsidR="00165010" w:rsidRDefault="00422D18">
      <w:pPr>
        <w:ind w:left="720"/>
      </w:pPr>
      <w:r>
        <w:t xml:space="preserve">― Seguramente, a Kevin lo tienen secuestrado donde yo estuve aislada, recordó. </w:t>
      </w:r>
    </w:p>
    <w:p w14:paraId="55C30575" w14:textId="75E9DC89" w:rsidR="00954A22" w:rsidRDefault="00000000">
      <w:pPr>
        <w:ind w:left="720"/>
      </w:pPr>
      <w:r>
        <w:t xml:space="preserve">Dejó el automóvil fuera de la vista de los agentes rusos, caminó con cautela hacía la entrada del edificio, y se colocó la capucha roja de la campera sobre la cabeza. </w:t>
      </w:r>
      <w:r w:rsidR="003C63D1">
        <w:t>Janica</w:t>
      </w:r>
      <w:r>
        <w:t xml:space="preserve"> tiene experiencia en operaciones de infiltración, experta en combate, la opción </w:t>
      </w:r>
      <w:r w:rsidR="00B01902">
        <w:t>sigilosa</w:t>
      </w:r>
      <w:r>
        <w:t xml:space="preserve"> podría ser la más segura y efectiva y era la mejor manera para entrar en acción, pensando el poco tiempo </w:t>
      </w:r>
      <w:r w:rsidR="00462522">
        <w:t>que</w:t>
      </w:r>
      <w:r>
        <w:t xml:space="preserve"> tenía para actuar.</w:t>
      </w:r>
      <w:r w:rsidR="00954A22">
        <w:br w:type="page"/>
      </w:r>
      <w:r>
        <w:lastRenderedPageBreak/>
        <w:t xml:space="preserve">Cuando Kevin despertó, se encontró atado a una </w:t>
      </w:r>
      <w:r w:rsidR="004B609E">
        <w:t>silla</w:t>
      </w:r>
      <w:r>
        <w:t xml:space="preserve"> en un lugar en penumbras, la sangre en su rostro se iba deslizando hasta llegar a su cuello y los golpes recibos en su cara todavía se </w:t>
      </w:r>
      <w:r w:rsidR="00A14D48">
        <w:t>sentían</w:t>
      </w:r>
      <w:r>
        <w:t xml:space="preserve">. </w:t>
      </w:r>
    </w:p>
    <w:p w14:paraId="20C7A05D" w14:textId="57519A28" w:rsidR="00954A22" w:rsidRDefault="00422D18">
      <w:pPr>
        <w:ind w:left="720"/>
      </w:pPr>
      <w:r>
        <w:t xml:space="preserve">― Es el fin, pensó, tratando de librase las ataduras, de repente, recordó a </w:t>
      </w:r>
      <w:r w:rsidR="003C63D1">
        <w:t>Janica</w:t>
      </w:r>
      <w:r>
        <w:t xml:space="preserve"> </w:t>
      </w:r>
      <w:r w:rsidR="00071913">
        <w:t xml:space="preserve">― </w:t>
      </w:r>
      <w:r>
        <w:t xml:space="preserve">Por Dios, </w:t>
      </w:r>
      <w:r w:rsidR="00462522">
        <w:t>que</w:t>
      </w:r>
      <w:r>
        <w:t xml:space="preserve"> no lo hallan atrapado. Exhaló, seguramente, </w:t>
      </w:r>
      <w:r w:rsidR="00462522">
        <w:t>que</w:t>
      </w:r>
      <w:r>
        <w:t xml:space="preserve"> no, por</w:t>
      </w:r>
      <w:r w:rsidR="00462522">
        <w:t>que</w:t>
      </w:r>
      <w:r>
        <w:t xml:space="preserve"> me tienes secuestrado a mi ― dijo y se volvió a desmayar.</w:t>
      </w:r>
      <w:r w:rsidR="00954A22">
        <w:br w:type="page"/>
      </w:r>
      <w:r>
        <w:lastRenderedPageBreak/>
        <w:t xml:space="preserve">La casa estaba protegida </w:t>
      </w:r>
      <w:r w:rsidR="00310D7F">
        <w:t>casi</w:t>
      </w:r>
      <w:r>
        <w:t xml:space="preserve"> en su totalidad por un paredón de </w:t>
      </w:r>
      <w:r w:rsidR="00310D7F">
        <w:t>casi</w:t>
      </w:r>
      <w:r>
        <w:t xml:space="preserve"> tres metros y la seguía una cerco de hierro, cubierto de </w:t>
      </w:r>
      <w:r w:rsidR="00560BE1">
        <w:t>ramas</w:t>
      </w:r>
      <w:r>
        <w:t xml:space="preserve"> </w:t>
      </w:r>
      <w:r w:rsidR="00560BE1">
        <w:t>silvestres</w:t>
      </w:r>
      <w:r>
        <w:t xml:space="preserve">, tan altas como ella. </w:t>
      </w:r>
      <w:r w:rsidR="003C63D1">
        <w:t>Janica</w:t>
      </w:r>
      <w:r>
        <w:t xml:space="preserve">, se alejó unos metros y con salto felino haciendo una rotación de cintura en el aire se introdujo en la vivienda </w:t>
      </w:r>
      <w:r w:rsidR="004B609E">
        <w:t>sin</w:t>
      </w:r>
      <w:r>
        <w:t xml:space="preserve"> tocar las </w:t>
      </w:r>
      <w:r w:rsidR="00560BE1">
        <w:t>ramas</w:t>
      </w:r>
      <w:r>
        <w:t xml:space="preserve">. Se acercó </w:t>
      </w:r>
      <w:r w:rsidR="00560BE1">
        <w:t>sigilosamente</w:t>
      </w:r>
      <w:r>
        <w:t xml:space="preserve"> a la vivienda con su pistola automática en la mano, en una noche totalmente a oscura, hasta </w:t>
      </w:r>
      <w:r w:rsidR="00462522">
        <w:t>que</w:t>
      </w:r>
      <w:r>
        <w:t xml:space="preserve"> vio luces en una ventana y gente </w:t>
      </w:r>
      <w:r w:rsidR="00462522">
        <w:t>que</w:t>
      </w:r>
      <w:r>
        <w:t xml:space="preserve"> habla en ruso.</w:t>
      </w:r>
    </w:p>
    <w:p w14:paraId="07BB2055" w14:textId="2D304525" w:rsidR="00165010" w:rsidRDefault="00071913">
      <w:pPr>
        <w:ind w:left="720"/>
      </w:pPr>
      <w:r>
        <w:t xml:space="preserve">― </w:t>
      </w:r>
      <w:r w:rsidR="00422D18">
        <w:t xml:space="preserve">No es aquí donde estuve secuestrada, pensó, y volvió sobre sus pasos, hasta </w:t>
      </w:r>
      <w:r w:rsidR="00462522">
        <w:t>que</w:t>
      </w:r>
      <w:r w:rsidR="00422D18">
        <w:t xml:space="preserve"> por fin a su derecha divisó, más luces en un lugar apartado de la casa.</w:t>
      </w:r>
    </w:p>
    <w:p w14:paraId="30D40890" w14:textId="34CD7B8B" w:rsidR="00165010" w:rsidRDefault="00422D18">
      <w:pPr>
        <w:ind w:left="720"/>
      </w:pPr>
      <w:r>
        <w:t xml:space="preserve">― Seguramente, ahí lo tienen secuestrado a Kevin. Malditos, levantó la vista y diviso un ventiluz, con una luz tenue en su interior, pegó un salto y se aferró a la ventanilla, viendo a Kevin amarrado en una </w:t>
      </w:r>
      <w:r w:rsidR="004B609E">
        <w:t>silla</w:t>
      </w:r>
      <w:r>
        <w:t xml:space="preserve"> con la cabeza gacha entre las piernas, y ninguna persona cerca de el </w:t>
      </w:r>
      <w:r w:rsidR="00071913">
        <w:t xml:space="preserve">― </w:t>
      </w:r>
      <w:r>
        <w:t>Mi amor cuanto te hacen sufrir, se dijo entre susurros, cuando, de repente, una potente luz le iluminó el rostro.</w:t>
      </w:r>
    </w:p>
    <w:p w14:paraId="5159522E" w14:textId="77777777" w:rsidR="00165010" w:rsidRDefault="00165010">
      <w:pPr>
        <w:ind w:left="720"/>
        <w:rPr>
          <w:sz w:val="28"/>
          <w:szCs w:val="28"/>
        </w:rPr>
      </w:pPr>
    </w:p>
    <w:p w14:paraId="20DA4199" w14:textId="09E9D397" w:rsidR="00283026" w:rsidRDefault="00000000">
      <w:pPr>
        <w:ind w:left="720"/>
      </w:pPr>
      <w:r>
        <w:t xml:space="preserve">         </w:t>
      </w:r>
      <w:r w:rsidR="00283026">
        <w:br w:type="page"/>
      </w:r>
      <w:r w:rsidR="00422D18">
        <w:lastRenderedPageBreak/>
        <w:t xml:space="preserve">― Se te terminó el juego, </w:t>
      </w:r>
      <w:r w:rsidR="003C63D1">
        <w:t>Janica</w:t>
      </w:r>
      <w:r w:rsidR="00422D18">
        <w:t xml:space="preserve">, baja de ahí, sí no te vuelo la cabeza, le dijo Boris apuntándole con una pistola. </w:t>
      </w:r>
      <w:r w:rsidR="003C63D1">
        <w:t>Janica</w:t>
      </w:r>
      <w:r w:rsidR="00422D18">
        <w:t xml:space="preserve"> levantó la mano en señal de bajar, pero de pronto, pegó un salto y </w:t>
      </w:r>
      <w:r w:rsidR="00F17D6C">
        <w:t>cayó</w:t>
      </w:r>
      <w:r w:rsidR="00422D18">
        <w:t xml:space="preserve"> sobre un humanidad de Boris haciéndole perder el arma.</w:t>
      </w:r>
    </w:p>
    <w:p w14:paraId="6B326480" w14:textId="0B77210C" w:rsidR="00165010" w:rsidRDefault="00000000">
      <w:pPr>
        <w:ind w:left="720"/>
      </w:pPr>
      <w:r>
        <w:t xml:space="preserve">Boris </w:t>
      </w:r>
      <w:r w:rsidR="00F17D6C">
        <w:t>quiso</w:t>
      </w:r>
      <w:r>
        <w:t xml:space="preserve"> pedir auxilio pero </w:t>
      </w:r>
      <w:r w:rsidR="003C63D1">
        <w:t>Janica</w:t>
      </w:r>
      <w:r>
        <w:t xml:space="preserve"> le apretó la garganta hasta </w:t>
      </w:r>
      <w:r w:rsidR="00462522">
        <w:t>que</w:t>
      </w:r>
      <w:r>
        <w:t xml:space="preserve"> le hizo perder el conocimiento, presurosa, entró en la habitación donde estaba secuestrado </w:t>
      </w:r>
      <w:r w:rsidR="00750827">
        <w:t>Kevin</w:t>
      </w:r>
      <w:r>
        <w:t xml:space="preserve">, </w:t>
      </w:r>
      <w:r w:rsidR="00462522">
        <w:t>que</w:t>
      </w:r>
      <w:r>
        <w:t xml:space="preserve"> la miró </w:t>
      </w:r>
      <w:r w:rsidR="004B609E">
        <w:t>sin</w:t>
      </w:r>
      <w:r>
        <w:t xml:space="preserve"> reacción, con la vista perdida.</w:t>
      </w:r>
    </w:p>
    <w:p w14:paraId="0746790A" w14:textId="288D16CA" w:rsidR="00165010" w:rsidRDefault="003C63D1">
      <w:pPr>
        <w:ind w:left="720"/>
      </w:pPr>
      <w:r>
        <w:t>Janica</w:t>
      </w:r>
      <w:r w:rsidR="00D7629C">
        <w:t xml:space="preserve"> lo abrazó </w:t>
      </w:r>
      <w:r w:rsidR="00071913">
        <w:t xml:space="preserve">― </w:t>
      </w:r>
      <w:r w:rsidR="00D7629C">
        <w:t xml:space="preserve">Que te hicieron esos malditos. </w:t>
      </w:r>
      <w:r w:rsidR="00071913">
        <w:t xml:space="preserve">― </w:t>
      </w:r>
      <w:r w:rsidR="00D7629C">
        <w:t xml:space="preserve">Te sacaré de aquí, le dijo, </w:t>
      </w:r>
      <w:r w:rsidR="006B1A3F">
        <w:t>desatándolo</w:t>
      </w:r>
      <w:r w:rsidR="00D7629C">
        <w:t xml:space="preserve"> y </w:t>
      </w:r>
      <w:r w:rsidR="00BC721E">
        <w:t>pasándole</w:t>
      </w:r>
      <w:r w:rsidR="00D7629C">
        <w:t xml:space="preserve"> unos de los brazos por arriba de su hombro.</w:t>
      </w:r>
    </w:p>
    <w:p w14:paraId="772626FD" w14:textId="4544E018" w:rsidR="00954A22" w:rsidRDefault="00000000">
      <w:pPr>
        <w:ind w:left="720"/>
      </w:pPr>
      <w:r>
        <w:t xml:space="preserve">Los 70 kilos </w:t>
      </w:r>
      <w:r w:rsidR="00462522">
        <w:t>que</w:t>
      </w:r>
      <w:r>
        <w:t xml:space="preserve"> pesaba Kevin no la amedrentaron, era ágil y fuerte para soportarlo en sus espaldas, pero sabía </w:t>
      </w:r>
      <w:r w:rsidR="00462522">
        <w:t>que</w:t>
      </w:r>
      <w:r>
        <w:t xml:space="preserve"> sí no encontraba un vehículo era </w:t>
      </w:r>
      <w:r w:rsidR="00DE0E40">
        <w:t>imposible</w:t>
      </w:r>
      <w:r>
        <w:t xml:space="preserve"> salir del predio con un Kevin, </w:t>
      </w:r>
      <w:r w:rsidR="004B609E">
        <w:t>sin</w:t>
      </w:r>
      <w:r>
        <w:t xml:space="preserve"> fuerzas y </w:t>
      </w:r>
      <w:r w:rsidR="00310D7F">
        <w:t>casi</w:t>
      </w:r>
      <w:r>
        <w:t xml:space="preserve"> inconsciente.</w:t>
      </w:r>
      <w:r w:rsidR="00954A22">
        <w:br w:type="page"/>
      </w:r>
      <w:r>
        <w:lastRenderedPageBreak/>
        <w:t xml:space="preserve">Boris abrió los ojos con un fuerte dolor en el cuello y </w:t>
      </w:r>
      <w:r w:rsidR="004B609E">
        <w:t>sin</w:t>
      </w:r>
      <w:r>
        <w:t xml:space="preserve"> fuerzas para levantarse del piso, no podía gritarles a sus compañeros </w:t>
      </w:r>
      <w:r w:rsidR="00462522">
        <w:t>que</w:t>
      </w:r>
      <w:r>
        <w:t xml:space="preserve"> </w:t>
      </w:r>
      <w:r w:rsidR="003C63D1">
        <w:t>Janica</w:t>
      </w:r>
      <w:r>
        <w:t xml:space="preserve"> había escapado llevándose a su compañero, miró a su alrededor y vio su pistola a un metro de </w:t>
      </w:r>
      <w:r w:rsidR="006B1A3F">
        <w:t>él</w:t>
      </w:r>
      <w:r>
        <w:t xml:space="preserve">, se arrastró como pudo y cuando llegó a tomarla efectuó dos disparos al aire, advirtiendo a sus compañeros </w:t>
      </w:r>
      <w:r w:rsidR="00462522">
        <w:t>que</w:t>
      </w:r>
      <w:r>
        <w:t xml:space="preserve"> algo estaba mal.</w:t>
      </w:r>
    </w:p>
    <w:p w14:paraId="5E668824" w14:textId="3C1719A8" w:rsidR="00165010" w:rsidRDefault="003C63D1">
      <w:pPr>
        <w:ind w:left="720"/>
      </w:pPr>
      <w:r>
        <w:t>Janica</w:t>
      </w:r>
      <w:r w:rsidR="00D7629C">
        <w:t xml:space="preserve"> al escuchar las detonaciones en el </w:t>
      </w:r>
      <w:r w:rsidR="00E23FA5">
        <w:t>silencio</w:t>
      </w:r>
      <w:r w:rsidR="00D7629C">
        <w:t xml:space="preserve"> de la noche, apuro la marcha y, de repente, se encontró con una camioneta a metros de ella.</w:t>
      </w:r>
    </w:p>
    <w:p w14:paraId="1E81B30F" w14:textId="12D6194E" w:rsidR="00165010" w:rsidRDefault="00000000">
      <w:pPr>
        <w:ind w:left="720"/>
      </w:pPr>
      <w:r>
        <w:t xml:space="preserve">Le duró poco la alegría, tres agentes del servicio de inteligencia ruso le estaban </w:t>
      </w:r>
      <w:r w:rsidR="006B1A3F">
        <w:t>ha</w:t>
      </w:r>
      <w:r>
        <w:t xml:space="preserve"> </w:t>
      </w:r>
      <w:r w:rsidR="006C52F9">
        <w:t>a</w:t>
      </w:r>
      <w:r>
        <w:t xml:space="preserve">puntado con sus </w:t>
      </w:r>
      <w:r w:rsidR="00876DF5">
        <w:t>armas</w:t>
      </w:r>
      <w:r>
        <w:t>, uno de ellos era Viktor.</w:t>
      </w:r>
    </w:p>
    <w:p w14:paraId="70BF0217" w14:textId="0145F6FF" w:rsidR="00165010" w:rsidRDefault="00000000">
      <w:pPr>
        <w:ind w:left="720"/>
      </w:pPr>
      <w:r>
        <w:t xml:space="preserve">Mierda, dijo </w:t>
      </w:r>
      <w:r w:rsidR="003C63D1">
        <w:t>Janica</w:t>
      </w:r>
      <w:r>
        <w:t>, bajando a Kevin de sus espaldas.</w:t>
      </w:r>
    </w:p>
    <w:p w14:paraId="6AC01CAC" w14:textId="3AB31F66" w:rsidR="00165010" w:rsidRDefault="00000000">
      <w:pPr>
        <w:ind w:left="720"/>
      </w:pPr>
      <w:r>
        <w:t xml:space="preserve">Seguramente, ninguno de los tres agentes atentaría con la vida de </w:t>
      </w:r>
      <w:r w:rsidR="003C63D1">
        <w:t>Janica</w:t>
      </w:r>
      <w:r>
        <w:t xml:space="preserve">, ellos la admiraban, salvo </w:t>
      </w:r>
      <w:r w:rsidR="00462522">
        <w:t>que</w:t>
      </w:r>
      <w:r>
        <w:t xml:space="preserve"> la orden venga de jefes superiores, pero también sabían </w:t>
      </w:r>
      <w:r w:rsidR="00462522">
        <w:t>que</w:t>
      </w:r>
      <w:r>
        <w:t xml:space="preserve"> enfrentarla en </w:t>
      </w:r>
      <w:r w:rsidR="005A12CC">
        <w:t>décimas</w:t>
      </w:r>
      <w:r>
        <w:t xml:space="preserve"> de segundos ella les volaría la cabeza.</w:t>
      </w:r>
    </w:p>
    <w:p w14:paraId="6718D71C" w14:textId="18640392" w:rsidR="00165010" w:rsidRDefault="00422D18">
      <w:pPr>
        <w:ind w:left="720"/>
      </w:pPr>
      <w:r>
        <w:t xml:space="preserve">― No la </w:t>
      </w:r>
      <w:r w:rsidR="005A12CC">
        <w:t>compliques</w:t>
      </w:r>
      <w:r>
        <w:t xml:space="preserve"> más </w:t>
      </w:r>
      <w:r w:rsidR="003C63D1">
        <w:t>Janica</w:t>
      </w:r>
      <w:r>
        <w:t xml:space="preserve">, no hagas </w:t>
      </w:r>
      <w:r w:rsidR="00462522">
        <w:t>que</w:t>
      </w:r>
      <w:r>
        <w:t xml:space="preserve"> te matemos ,y también, </w:t>
      </w:r>
      <w:r w:rsidR="00795B11">
        <w:t>asesinamos</w:t>
      </w:r>
      <w:r>
        <w:t xml:space="preserve"> a tu pareja, le dijo Viktor </w:t>
      </w:r>
      <w:r w:rsidR="004B609E">
        <w:t>sin</w:t>
      </w:r>
      <w:r>
        <w:t xml:space="preserve"> dejar de apuntale.</w:t>
      </w:r>
    </w:p>
    <w:p w14:paraId="3F014B34" w14:textId="4E26BA76" w:rsidR="00165010" w:rsidRDefault="00422D18">
      <w:pPr>
        <w:ind w:left="720"/>
      </w:pPr>
      <w:r>
        <w:t xml:space="preserve">― No seas hipócrita </w:t>
      </w:r>
      <w:r w:rsidR="00F278C3">
        <w:t>sé</w:t>
      </w:r>
      <w:r>
        <w:t xml:space="preserve"> </w:t>
      </w:r>
      <w:r w:rsidR="00462522">
        <w:t>que</w:t>
      </w:r>
      <w:r>
        <w:t xml:space="preserve"> igual me van a matar, conozco la reglas, solamente te pido </w:t>
      </w:r>
      <w:r w:rsidR="00462522">
        <w:t>que</w:t>
      </w:r>
      <w:r>
        <w:t xml:space="preserve"> no lo maten a </w:t>
      </w:r>
      <w:r w:rsidR="004B609E">
        <w:t>Kevin</w:t>
      </w:r>
      <w:r>
        <w:t xml:space="preserve">, </w:t>
      </w:r>
      <w:r w:rsidR="00F278C3">
        <w:t>él</w:t>
      </w:r>
      <w:r>
        <w:t xml:space="preserve"> es inocente de todo esto, y además, el servicio de inteligencia MI5 esta tras sus pasos, matar un británico en suelo británico, les puede traer un gran dolor de cabeza. Ya me tienen a </w:t>
      </w:r>
      <w:r w:rsidR="00F278C3">
        <w:t>mí</w:t>
      </w:r>
      <w:r>
        <w:t>. Dejalo ir.</w:t>
      </w:r>
    </w:p>
    <w:p w14:paraId="2FAED14C" w14:textId="77777777" w:rsidR="00165010" w:rsidRDefault="00422D18">
      <w:pPr>
        <w:ind w:left="720"/>
      </w:pPr>
      <w:r>
        <w:t>― Si lo dejo ir, nos denunciara al instante, le respondió Viktor.</w:t>
      </w:r>
    </w:p>
    <w:p w14:paraId="60A02E6B" w14:textId="55009A9F" w:rsidR="00165010" w:rsidRDefault="003C63D1">
      <w:pPr>
        <w:ind w:left="720"/>
      </w:pPr>
      <w:r>
        <w:t>Janica</w:t>
      </w:r>
      <w:r w:rsidR="00D7629C">
        <w:t xml:space="preserve"> le levantó la cabeza, esta inconsciente, tardara días en recuperarse cuando lo haga, difícilmente se acuerde de lo </w:t>
      </w:r>
      <w:r w:rsidR="00462522">
        <w:t>que</w:t>
      </w:r>
      <w:r w:rsidR="00D7629C">
        <w:t xml:space="preserve"> paso.</w:t>
      </w:r>
    </w:p>
    <w:p w14:paraId="7C21A897" w14:textId="7783DD46" w:rsidR="00165010" w:rsidRDefault="00000000">
      <w:pPr>
        <w:ind w:left="720"/>
      </w:pPr>
      <w:r>
        <w:t xml:space="preserve">Viktor dudó antes de contestar, cuando lo hizo tomó una </w:t>
      </w:r>
      <w:r w:rsidR="00F278C3">
        <w:t>decisión</w:t>
      </w:r>
      <w:r>
        <w:t>.</w:t>
      </w:r>
    </w:p>
    <w:p w14:paraId="324DB460" w14:textId="77777777" w:rsidR="00165010" w:rsidRDefault="00422D18">
      <w:pPr>
        <w:ind w:left="720"/>
      </w:pPr>
      <w:r>
        <w:t>― De acuerdo, lo llevaremos a tu departamento, pero a ti no te puedo salvar, le advirtió Viktor.</w:t>
      </w:r>
    </w:p>
    <w:p w14:paraId="7DD6B009" w14:textId="7EB16437" w:rsidR="00852C1B" w:rsidRDefault="003C63D1">
      <w:pPr>
        <w:ind w:left="720"/>
      </w:pPr>
      <w:r>
        <w:t>Janica</w:t>
      </w:r>
      <w:r w:rsidR="00D7629C">
        <w:t xml:space="preserve"> </w:t>
      </w:r>
      <w:r w:rsidR="00F54961">
        <w:t>asintió</w:t>
      </w:r>
      <w:r w:rsidR="00D7629C">
        <w:t xml:space="preserve"> solamente con la cabeza y entre </w:t>
      </w:r>
      <w:r w:rsidR="00F278C3">
        <w:t>susurros</w:t>
      </w:r>
      <w:r w:rsidR="00D7629C">
        <w:t xml:space="preserve"> le dio las gracias, después, se </w:t>
      </w:r>
      <w:r w:rsidR="00F54961">
        <w:t>quedó</w:t>
      </w:r>
      <w:r w:rsidR="00D7629C">
        <w:t xml:space="preserve"> largos segundos abrazada Kevin, </w:t>
      </w:r>
      <w:r w:rsidR="00462522">
        <w:t>que</w:t>
      </w:r>
      <w:r w:rsidR="00D7629C">
        <w:t xml:space="preserve"> nadie interrumpió, mientras sus ojos verdes se poblaban de gruesas </w:t>
      </w:r>
      <w:r w:rsidR="00310D7F">
        <w:t>lágrimas</w:t>
      </w:r>
      <w:r w:rsidR="00D7629C">
        <w:t>...</w:t>
      </w:r>
      <w:r w:rsidR="00852C1B">
        <w:br w:type="page"/>
      </w:r>
      <w:r w:rsidR="00D7629C">
        <w:lastRenderedPageBreak/>
        <w:t xml:space="preserve">Linda se convenció </w:t>
      </w:r>
      <w:r w:rsidR="00462522">
        <w:t>que</w:t>
      </w:r>
      <w:r w:rsidR="00D7629C">
        <w:t xml:space="preserve"> James volvería con Katherine y todo sus sueños con el eran </w:t>
      </w:r>
      <w:r w:rsidR="005C142E">
        <w:t>simplemente</w:t>
      </w:r>
      <w:r w:rsidR="00D7629C">
        <w:t xml:space="preserve"> sueños</w:t>
      </w:r>
      <w:r w:rsidR="00071913">
        <w:t xml:space="preserve">― </w:t>
      </w:r>
      <w:r w:rsidR="00D7629C">
        <w:t xml:space="preserve">Dios, justo me enamoré de un </w:t>
      </w:r>
      <w:r w:rsidR="00DE0E40">
        <w:t>imposible</w:t>
      </w:r>
      <w:r w:rsidR="00D7629C">
        <w:t xml:space="preserve">, se dijo, sentada en la cafetería, donde </w:t>
      </w:r>
      <w:r w:rsidR="00E23FA5">
        <w:t>siempre</w:t>
      </w:r>
      <w:r w:rsidR="00D7629C">
        <w:t xml:space="preserve"> se reúnen con sus compañeros. De repente, como se lo tuviese deseando, ve a James entrando a la cafetería a acompañado de un adolescente.</w:t>
      </w:r>
    </w:p>
    <w:p w14:paraId="1A2D02BF" w14:textId="77777777" w:rsidR="00165010" w:rsidRDefault="00422D18">
      <w:pPr>
        <w:ind w:left="720"/>
      </w:pPr>
      <w:r>
        <w:t>― Hola, Linda. Te presento a mi hijo, Nick, le dijo el sonriendo.</w:t>
      </w:r>
    </w:p>
    <w:p w14:paraId="4BCF2344" w14:textId="77777777" w:rsidR="00165010" w:rsidRDefault="00422D18">
      <w:pPr>
        <w:ind w:left="720"/>
        <w:rPr>
          <w:rPrChange w:id="906" w:author="Author" w:date="2024-06-26T12:40:00Z">
            <w:rPr>
              <w:sz w:val="28"/>
            </w:rPr>
          </w:rPrChange>
        </w:rPr>
      </w:pPr>
      <w:r>
        <w:t>― Hermoso, hijo, pero muy poco se parece a ti, le dijo Linda.</w:t>
      </w:r>
    </w:p>
    <w:p w14:paraId="6488C549" w14:textId="3FC57A7E" w:rsidR="00165010" w:rsidRDefault="00422D18">
      <w:pPr>
        <w:ind w:left="720"/>
      </w:pPr>
      <w:r>
        <w:t xml:space="preserve">― Si, es verdad, Nick es fiel reflejo de su madre, </w:t>
      </w:r>
      <w:r w:rsidR="00462522">
        <w:t>que</w:t>
      </w:r>
      <w:r>
        <w:t xml:space="preserve"> en verdad es muy bonita, le contestó, sentándose en una </w:t>
      </w:r>
      <w:r w:rsidR="004B609E">
        <w:t>silla</w:t>
      </w:r>
      <w:r>
        <w:t>.</w:t>
      </w:r>
    </w:p>
    <w:p w14:paraId="6E057CB3" w14:textId="77777777" w:rsidR="00165010" w:rsidRDefault="00000000">
      <w:pPr>
        <w:ind w:left="720"/>
        <w:rPr>
          <w:rPrChange w:id="907" w:author="Author" w:date="2024-06-26T12:40:00Z">
            <w:rPr>
              <w:sz w:val="28"/>
            </w:rPr>
          </w:rPrChange>
        </w:rPr>
      </w:pPr>
      <w:r>
        <w:t>Nick, saludó a linda a medias, era delgado y alto por su edad de 12 años, su pelo corto enmarañado era negro como sus ojos, y su rostro blanco se asemejan a la de James.</w:t>
      </w:r>
    </w:p>
    <w:p w14:paraId="638DD08B" w14:textId="77777777" w:rsidR="00165010" w:rsidRDefault="00000000">
      <w:pPr>
        <w:ind w:left="720"/>
        <w:rPr>
          <w:rPrChange w:id="908" w:author="Author" w:date="2024-06-26T12:40:00Z">
            <w:rPr>
              <w:sz w:val="28"/>
            </w:rPr>
          </w:rPrChange>
        </w:rPr>
      </w:pPr>
      <w:r>
        <w:t>Cuando James pidió una cerveza y una cola para Nick, el muchacho le sonrió a Linda y le preguntó.</w:t>
      </w:r>
    </w:p>
    <w:p w14:paraId="52864587" w14:textId="77777777" w:rsidR="00165010" w:rsidRDefault="00422D18">
      <w:pPr>
        <w:ind w:left="720"/>
        <w:rPr>
          <w:rPrChange w:id="909" w:author="Author" w:date="2024-06-26T12:40:00Z">
            <w:rPr>
              <w:sz w:val="28"/>
            </w:rPr>
          </w:rPrChange>
        </w:rPr>
      </w:pPr>
      <w:r>
        <w:t>― Tus ojos son violetas. ¿Verdad?</w:t>
      </w:r>
    </w:p>
    <w:p w14:paraId="04262E81" w14:textId="3CF79ECD" w:rsidR="00165010" w:rsidRDefault="00000000">
      <w:pPr>
        <w:ind w:left="720"/>
        <w:rPr>
          <w:rPrChange w:id="910" w:author="Author" w:date="2024-06-26T12:40:00Z">
            <w:rPr>
              <w:sz w:val="28"/>
            </w:rPr>
          </w:rPrChange>
        </w:rPr>
      </w:pPr>
      <w:r>
        <w:t xml:space="preserve">Linda, sonrió a medias </w:t>
      </w:r>
      <w:r w:rsidR="00071913">
        <w:t xml:space="preserve">― </w:t>
      </w:r>
      <w:r>
        <w:t>No para nada son de un azul profundo.</w:t>
      </w:r>
    </w:p>
    <w:p w14:paraId="47D2B1E7" w14:textId="6C6B2540" w:rsidR="00165010" w:rsidRDefault="00000000">
      <w:pPr>
        <w:ind w:left="720"/>
        <w:rPr>
          <w:rPrChange w:id="911" w:author="Author" w:date="2024-06-26T12:40:00Z">
            <w:rPr>
              <w:sz w:val="28"/>
            </w:rPr>
          </w:rPrChange>
        </w:rPr>
      </w:pPr>
      <w:r>
        <w:t xml:space="preserve">Nick esbozó una </w:t>
      </w:r>
      <w:r w:rsidR="004B609E">
        <w:t>expresión</w:t>
      </w:r>
      <w:r>
        <w:t xml:space="preserve"> de desagrado rara y se </w:t>
      </w:r>
      <w:r w:rsidR="00F54961">
        <w:t>quedó</w:t>
      </w:r>
      <w:r>
        <w:t xml:space="preserve"> unos segundos mirándola.</w:t>
      </w:r>
    </w:p>
    <w:p w14:paraId="78FFB6BE" w14:textId="77777777" w:rsidR="00165010" w:rsidRDefault="00422D18">
      <w:pPr>
        <w:ind w:left="720"/>
        <w:rPr>
          <w:rPrChange w:id="912" w:author="Author" w:date="2024-06-26T12:40:00Z">
            <w:rPr>
              <w:sz w:val="28"/>
            </w:rPr>
          </w:rPrChange>
        </w:rPr>
      </w:pPr>
      <w:r>
        <w:t>― Tu eres policía como papá ¿Verdad?</w:t>
      </w:r>
    </w:p>
    <w:p w14:paraId="05129056" w14:textId="77777777" w:rsidR="00165010" w:rsidRDefault="00422D18">
      <w:pPr>
        <w:ind w:left="720"/>
        <w:rPr>
          <w:rPrChange w:id="913" w:author="Author" w:date="2024-06-26T12:40:00Z">
            <w:rPr>
              <w:sz w:val="28"/>
            </w:rPr>
          </w:rPrChange>
        </w:rPr>
      </w:pPr>
      <w:r>
        <w:t>― Si, y, además pertenecemos al mismo grupo, le contestó ella.</w:t>
      </w:r>
    </w:p>
    <w:p w14:paraId="3437E9B7" w14:textId="77777777" w:rsidR="00165010" w:rsidRDefault="00000000">
      <w:pPr>
        <w:ind w:left="720"/>
        <w:rPr>
          <w:rPrChange w:id="914" w:author="Author" w:date="2024-06-26T12:40:00Z">
            <w:rPr>
              <w:sz w:val="28"/>
            </w:rPr>
          </w:rPrChange>
        </w:rPr>
      </w:pPr>
      <w:r>
        <w:t>Nick arrugó la frente, la observó y le preguntó.</w:t>
      </w:r>
    </w:p>
    <w:p w14:paraId="600DED57" w14:textId="77777777" w:rsidR="00165010" w:rsidRDefault="00422D18">
      <w:pPr>
        <w:ind w:left="720"/>
        <w:rPr>
          <w:rPrChange w:id="915" w:author="Author" w:date="2024-06-26T12:40:00Z">
            <w:rPr>
              <w:sz w:val="28"/>
            </w:rPr>
          </w:rPrChange>
        </w:rPr>
      </w:pPr>
      <w:r>
        <w:t>― ¿No eres muy joven para ser policía?</w:t>
      </w:r>
    </w:p>
    <w:p w14:paraId="115716F9" w14:textId="0B55F6B3" w:rsidR="00165010" w:rsidRPr="009313D9" w:rsidRDefault="00422D18">
      <w:pPr>
        <w:ind w:left="720"/>
      </w:pPr>
      <w:r>
        <w:t xml:space="preserve">― No lo soy, con 18 años podes ingresar a las fuerzas y yo esa edad hace mucho tiempo </w:t>
      </w:r>
      <w:r w:rsidR="00462522">
        <w:t>que</w:t>
      </w:r>
      <w:r>
        <w:t xml:space="preserve"> la superé, le contestó, ella sonriendo.</w:t>
      </w:r>
    </w:p>
    <w:p w14:paraId="5519054E" w14:textId="6CF288EF" w:rsidR="00165010" w:rsidRDefault="00422D18">
      <w:pPr>
        <w:ind w:left="720"/>
        <w:rPr>
          <w:rPrChange w:id="916" w:author="Author" w:date="2024-06-26T12:40:00Z">
            <w:rPr>
              <w:sz w:val="28"/>
            </w:rPr>
          </w:rPrChange>
        </w:rPr>
      </w:pPr>
      <w:r>
        <w:t xml:space="preserve">― Yo tuve la misma </w:t>
      </w:r>
      <w:r w:rsidR="00B15E96">
        <w:t>impresión</w:t>
      </w:r>
      <w:r>
        <w:t xml:space="preserve"> cuando la conocí, interrumpió James </w:t>
      </w:r>
      <w:r w:rsidR="00071913">
        <w:t xml:space="preserve">― </w:t>
      </w:r>
      <w:r>
        <w:t xml:space="preserve">y además, sabe artes marciales, </w:t>
      </w:r>
      <w:r w:rsidR="00093B94">
        <w:t>así</w:t>
      </w:r>
      <w:r>
        <w:t xml:space="preserve"> </w:t>
      </w:r>
      <w:r w:rsidR="00462522">
        <w:t>que</w:t>
      </w:r>
      <w:r>
        <w:t xml:space="preserve"> no la hagas enojar.</w:t>
      </w:r>
    </w:p>
    <w:p w14:paraId="3BED59AD" w14:textId="21272EAF" w:rsidR="00165010" w:rsidRDefault="00422D18">
      <w:pPr>
        <w:ind w:left="720"/>
        <w:rPr>
          <w:rPrChange w:id="917" w:author="Author" w:date="2024-06-26T12:40:00Z">
            <w:rPr>
              <w:sz w:val="28"/>
            </w:rPr>
          </w:rPrChange>
        </w:rPr>
      </w:pPr>
      <w:r>
        <w:t xml:space="preserve">― Nick abrió grande los ojos </w:t>
      </w:r>
      <w:r w:rsidR="00071913">
        <w:t xml:space="preserve">― </w:t>
      </w:r>
      <w:r>
        <w:t xml:space="preserve">Tengo un amigo </w:t>
      </w:r>
      <w:r w:rsidR="00462522">
        <w:t>que</w:t>
      </w:r>
      <w:r>
        <w:t xml:space="preserve"> también lo practica y </w:t>
      </w:r>
      <w:r w:rsidR="00E23FA5">
        <w:t>siempre</w:t>
      </w:r>
      <w:r>
        <w:t xml:space="preserve"> me dice </w:t>
      </w:r>
      <w:r w:rsidR="00462522">
        <w:t>que</w:t>
      </w:r>
      <w:r>
        <w:t xml:space="preserve"> lo acompañe.</w:t>
      </w:r>
    </w:p>
    <w:p w14:paraId="1B96219C" w14:textId="3F305E4C" w:rsidR="00165010" w:rsidRDefault="00422D18">
      <w:pPr>
        <w:ind w:left="720"/>
        <w:rPr>
          <w:rPrChange w:id="918" w:author="Author" w:date="2024-06-26T12:40:00Z">
            <w:rPr>
              <w:sz w:val="28"/>
            </w:rPr>
          </w:rPrChange>
        </w:rPr>
      </w:pPr>
      <w:r>
        <w:t xml:space="preserve">―  </w:t>
      </w:r>
      <w:r w:rsidR="00093B94">
        <w:t>Porque</w:t>
      </w:r>
      <w:r>
        <w:t xml:space="preserve"> no, te va hacer bien mentalmente y también para tu seguridad personal sí alguna vez lo </w:t>
      </w:r>
      <w:r w:rsidR="0026605A">
        <w:t>necesitas</w:t>
      </w:r>
      <w:r>
        <w:t>, le aconsejó Linda.</w:t>
      </w:r>
    </w:p>
    <w:p w14:paraId="69941664" w14:textId="348EFDBA" w:rsidR="00165010" w:rsidRDefault="00000000">
      <w:pPr>
        <w:ind w:left="720"/>
        <w:rPr>
          <w:rPrChange w:id="919" w:author="Author" w:date="2024-06-26T12:40:00Z">
            <w:rPr>
              <w:sz w:val="28"/>
            </w:rPr>
          </w:rPrChange>
        </w:rPr>
      </w:pPr>
      <w:r>
        <w:t xml:space="preserve">James, observó la buena química </w:t>
      </w:r>
      <w:r w:rsidR="00462522">
        <w:t>que</w:t>
      </w:r>
      <w:r>
        <w:t xml:space="preserve"> tenían Nick y Linda, y se alegró. De repente, los invitó a pasear esa tarde por un par</w:t>
      </w:r>
      <w:r w:rsidR="00462522">
        <w:t>que</w:t>
      </w:r>
      <w:r>
        <w:t xml:space="preserve"> de </w:t>
      </w:r>
      <w:r w:rsidR="0078103A">
        <w:t>diversiones</w:t>
      </w:r>
      <w:r>
        <w:t xml:space="preserve"> </w:t>
      </w:r>
      <w:r w:rsidR="00462522">
        <w:t>que</w:t>
      </w:r>
      <w:r>
        <w:t xml:space="preserve"> había venido de los Estados Unidos y se había instalado a orillas del rio Blackwater, en Maldon, a media hora de Colchester.</w:t>
      </w:r>
    </w:p>
    <w:p w14:paraId="712BE76C" w14:textId="19AB2781" w:rsidR="00165010" w:rsidRDefault="00000000">
      <w:pPr>
        <w:ind w:left="720"/>
        <w:rPr>
          <w:rPrChange w:id="920" w:author="Author" w:date="2024-06-26T12:40:00Z">
            <w:rPr>
              <w:sz w:val="28"/>
            </w:rPr>
          </w:rPrChange>
        </w:rPr>
      </w:pPr>
      <w:r>
        <w:t>Linda acompaño a Nick en los juegos más aventuremos del par</w:t>
      </w:r>
      <w:r w:rsidR="00462522">
        <w:t>que</w:t>
      </w:r>
      <w:r>
        <w:t xml:space="preserve">, mientras, James de brazos cruzados los observaba </w:t>
      </w:r>
      <w:r w:rsidR="004B609E">
        <w:t>sin</w:t>
      </w:r>
      <w:r>
        <w:t xml:space="preserve"> </w:t>
      </w:r>
      <w:r w:rsidR="004B609E">
        <w:t>querer</w:t>
      </w:r>
      <w:r>
        <w:t xml:space="preserve"> participar.</w:t>
      </w:r>
    </w:p>
    <w:p w14:paraId="729FEAF6" w14:textId="39E52104" w:rsidR="00954A22" w:rsidRDefault="00000000">
      <w:pPr>
        <w:ind w:left="720"/>
      </w:pPr>
      <w:r>
        <w:t xml:space="preserve">Nick, lo llamó y juntos dieron el juego de la vuelta al mundo. Linda pensó </w:t>
      </w:r>
      <w:r w:rsidR="00C17653">
        <w:t>que</w:t>
      </w:r>
      <w:r>
        <w:t xml:space="preserve">, seguramente, estaba viviendo un sueño, en las alturas, al ver a un James, feliz y distendido abrazando a Nick. Después, James, seguramente, le dirá </w:t>
      </w:r>
      <w:r w:rsidR="00462522">
        <w:t>que</w:t>
      </w:r>
      <w:r>
        <w:t xml:space="preserve"> ya </w:t>
      </w:r>
      <w:r w:rsidR="00C17653">
        <w:t>está</w:t>
      </w:r>
      <w:r>
        <w:t xml:space="preserve"> viviendo nuevamente con Katherine, pero esa ya es otra historia, en estos momentos  es realmente feliz de tenerlo junto a ella, pero sabe, como se lo dijo Grace, cuando se archive el caso </w:t>
      </w:r>
      <w:r w:rsidR="003C63D1">
        <w:t>Janica</w:t>
      </w:r>
      <w:r>
        <w:t xml:space="preserve"> </w:t>
      </w:r>
      <w:r w:rsidR="003C63D1">
        <w:t>Novak</w:t>
      </w:r>
      <w:r>
        <w:t>, James volverá a Maldon y no lo volvería a ver. Linda resopló</w:t>
      </w:r>
      <w:r w:rsidR="00071913">
        <w:t xml:space="preserve">― </w:t>
      </w:r>
      <w:r>
        <w:t xml:space="preserve">Sería más </w:t>
      </w:r>
      <w:r w:rsidR="00462522">
        <w:t>que</w:t>
      </w:r>
      <w:r>
        <w:t xml:space="preserve"> estúpida arrojarme ahora a sus brazos para </w:t>
      </w:r>
      <w:r w:rsidR="00462522">
        <w:t>que</w:t>
      </w:r>
      <w:r>
        <w:t xml:space="preserve"> después James me ignore y vuelva con Katherine, se dijo esa noche, cuando, de repente, escuchó un mensaje. </w:t>
      </w:r>
      <w:r w:rsidR="00071913">
        <w:t xml:space="preserve">― </w:t>
      </w:r>
      <w:r>
        <w:t>Nick vuelve con su madre mañana a Liverpool, te invitó a pasar juntos este fin de semana en Londres, cariños James.</w:t>
      </w:r>
      <w:r w:rsidR="00954A22">
        <w:br w:type="page"/>
      </w:r>
      <w:r>
        <w:lastRenderedPageBreak/>
        <w:t xml:space="preserve">James, recibió esa mañana en su oficina un informe del MI5 donde se le notificaba  </w:t>
      </w:r>
      <w:r w:rsidR="00462522">
        <w:t>que</w:t>
      </w:r>
      <w:r>
        <w:t xml:space="preserve"> Brian Murray había </w:t>
      </w:r>
      <w:r w:rsidR="00F33C32">
        <w:t>sido</w:t>
      </w:r>
      <w:r>
        <w:t xml:space="preserve"> detenido en Londres, por pasar información a los servicios secretos rusos, pero, además, confesó </w:t>
      </w:r>
      <w:r w:rsidR="00462522">
        <w:t>que</w:t>
      </w:r>
      <w:r>
        <w:t xml:space="preserve"> podía dar datos sobre el caso </w:t>
      </w:r>
      <w:r w:rsidR="003C63D1">
        <w:t>Janica</w:t>
      </w:r>
      <w:r>
        <w:t xml:space="preserve"> </w:t>
      </w:r>
      <w:r w:rsidR="003C63D1">
        <w:t>Novak</w:t>
      </w:r>
      <w:r>
        <w:t>, para atenuar su pena y donde se podría llegar a esclarecer el crimen.</w:t>
      </w:r>
    </w:p>
    <w:p w14:paraId="08D5B0A4" w14:textId="50AE8206" w:rsidR="00165010" w:rsidRDefault="00000000">
      <w:pPr>
        <w:ind w:left="720"/>
        <w:rPr>
          <w:rPrChange w:id="921" w:author="Author" w:date="2024-06-26T12:40:00Z">
            <w:rPr>
              <w:sz w:val="28"/>
            </w:rPr>
          </w:rPrChange>
        </w:rPr>
      </w:pPr>
      <w:r>
        <w:t xml:space="preserve">James exhaló </w:t>
      </w:r>
      <w:r w:rsidR="00071913">
        <w:t xml:space="preserve">― </w:t>
      </w:r>
      <w:r>
        <w:t>No deja de ser una buena noticia, se dijo llamando a sus compañeros.</w:t>
      </w:r>
    </w:p>
    <w:p w14:paraId="08E64A64" w14:textId="29B2D18B" w:rsidR="00165010" w:rsidRDefault="00422D18">
      <w:pPr>
        <w:ind w:left="720"/>
        <w:rPr>
          <w:rPrChange w:id="922" w:author="Author" w:date="2024-06-26T12:40:00Z">
            <w:rPr>
              <w:sz w:val="28"/>
            </w:rPr>
          </w:rPrChange>
        </w:rPr>
      </w:pPr>
      <w:r>
        <w:t xml:space="preserve">― </w:t>
      </w:r>
      <w:r w:rsidR="004172AE">
        <w:t xml:space="preserve">¿Qué </w:t>
      </w:r>
      <w:r>
        <w:t xml:space="preserve">clase de datos tendría Murray, sobre el caso de </w:t>
      </w:r>
      <w:r w:rsidR="003C63D1">
        <w:t>Janica</w:t>
      </w:r>
      <w:r>
        <w:t xml:space="preserve"> </w:t>
      </w:r>
      <w:r w:rsidR="003C63D1">
        <w:t>Novak</w:t>
      </w:r>
      <w:r>
        <w:t xml:space="preserve">? preguntó </w:t>
      </w:r>
      <w:r w:rsidR="007D2EFA">
        <w:t>Arthur</w:t>
      </w:r>
      <w:r>
        <w:t>, arrugando la frente.</w:t>
      </w:r>
    </w:p>
    <w:p w14:paraId="05C08465" w14:textId="23BDE7DE" w:rsidR="00165010" w:rsidRDefault="00422D18">
      <w:pPr>
        <w:ind w:left="720"/>
      </w:pPr>
      <w:r>
        <w:t xml:space="preserve">― No te olvides </w:t>
      </w:r>
      <w:r w:rsidR="00462522">
        <w:t>que</w:t>
      </w:r>
      <w:r>
        <w:t xml:space="preserve"> </w:t>
      </w:r>
      <w:r w:rsidR="003C63D1">
        <w:t>Janica</w:t>
      </w:r>
      <w:r>
        <w:t xml:space="preserve"> </w:t>
      </w:r>
      <w:r w:rsidR="003C63D1">
        <w:t>Novak</w:t>
      </w:r>
      <w:r>
        <w:t xml:space="preserve"> trabajó en Golden Lace, el negó </w:t>
      </w:r>
      <w:r w:rsidR="00462522">
        <w:t>que</w:t>
      </w:r>
      <w:r>
        <w:t xml:space="preserve"> no tuvo contactos con ella, esa fue su </w:t>
      </w:r>
      <w:r w:rsidR="00194DD9">
        <w:t>versión</w:t>
      </w:r>
      <w:r>
        <w:t xml:space="preserve"> cuando fue interrogado, Veremos </w:t>
      </w:r>
      <w:r w:rsidR="00093B94">
        <w:t>qué</w:t>
      </w:r>
      <w:r>
        <w:t xml:space="preserve"> piensa ahora, le contestó Grace.</w:t>
      </w:r>
    </w:p>
    <w:p w14:paraId="45A3D4A8" w14:textId="2CF73CE6" w:rsidR="00165010" w:rsidRDefault="00422D18">
      <w:pPr>
        <w:ind w:left="720"/>
        <w:rPr>
          <w:rPrChange w:id="923" w:author="Author" w:date="2024-06-26T12:40:00Z">
            <w:rPr>
              <w:sz w:val="28"/>
            </w:rPr>
          </w:rPrChange>
        </w:rPr>
      </w:pPr>
      <w:r>
        <w:t xml:space="preserve">― El seguimiento </w:t>
      </w:r>
      <w:r w:rsidR="00462522">
        <w:t>que</w:t>
      </w:r>
      <w:r>
        <w:t xml:space="preserve"> se le hizo Murray en </w:t>
      </w:r>
      <w:r w:rsidR="00AF2186">
        <w:t>Rusia</w:t>
      </w:r>
      <w:r>
        <w:t xml:space="preserve"> parece </w:t>
      </w:r>
      <w:r w:rsidR="00462522">
        <w:t>que</w:t>
      </w:r>
      <w:r>
        <w:t xml:space="preserve"> dio resultados, dijo Miller.</w:t>
      </w:r>
    </w:p>
    <w:p w14:paraId="76F4D2F8" w14:textId="6F1F5BE9" w:rsidR="00283026" w:rsidRDefault="00422D18">
      <w:pPr>
        <w:ind w:left="720"/>
      </w:pPr>
      <w:r>
        <w:t xml:space="preserve">― Si, es verdad, pero igual lo detuvieron primero por </w:t>
      </w:r>
      <w:r w:rsidR="005500C9">
        <w:t>evasión</w:t>
      </w:r>
      <w:r>
        <w:t xml:space="preserve"> de impuestos. El MI5, sugiere </w:t>
      </w:r>
      <w:r w:rsidR="00462522">
        <w:t>que</w:t>
      </w:r>
      <w:r>
        <w:t xml:space="preserve"> lo interroguemos por el caso </w:t>
      </w:r>
      <w:r w:rsidR="003C63D1">
        <w:t>Janica</w:t>
      </w:r>
      <w:r>
        <w:t xml:space="preserve"> </w:t>
      </w:r>
      <w:r w:rsidR="003C63D1">
        <w:t>Novak</w:t>
      </w:r>
      <w:r>
        <w:t xml:space="preserve">, por el sólo hecho </w:t>
      </w:r>
      <w:r w:rsidR="00462522">
        <w:t>que</w:t>
      </w:r>
      <w:r>
        <w:t xml:space="preserve"> seguimos la causa, les aclaró James.</w:t>
      </w:r>
      <w:r w:rsidR="00283026">
        <w:br w:type="page"/>
      </w:r>
      <w:r>
        <w:lastRenderedPageBreak/>
        <w:t xml:space="preserve">No era el mismo Brian Murray </w:t>
      </w:r>
      <w:r w:rsidR="00462522">
        <w:t>que</w:t>
      </w:r>
      <w:r>
        <w:t xml:space="preserve"> conocieron con la soberbia acuesta. Estaba abatido, pero dispuesto hablar, seguramente, para sacar algunas ventaja para </w:t>
      </w:r>
      <w:r w:rsidR="00462522">
        <w:t>que</w:t>
      </w:r>
      <w:r>
        <w:t xml:space="preserve"> le reduzcan la pena.</w:t>
      </w:r>
    </w:p>
    <w:p w14:paraId="425D0CCE" w14:textId="5E3F43B4" w:rsidR="00165010" w:rsidRDefault="00422D18">
      <w:pPr>
        <w:ind w:left="720"/>
        <w:rPr>
          <w:rPrChange w:id="924" w:author="Author" w:date="2024-06-26T12:40:00Z">
            <w:rPr>
              <w:sz w:val="28"/>
            </w:rPr>
          </w:rPrChange>
        </w:rPr>
      </w:pPr>
      <w:r>
        <w:t xml:space="preserve">― Yo no maté a </w:t>
      </w:r>
      <w:r w:rsidR="003C63D1">
        <w:t>Janica</w:t>
      </w:r>
      <w:r>
        <w:t xml:space="preserve"> </w:t>
      </w:r>
      <w:r w:rsidR="003C63D1">
        <w:t>Novak</w:t>
      </w:r>
      <w:r>
        <w:t xml:space="preserve"> solamente colaboré con los servicios rusos para hacer desaparecer parte del cadáver.</w:t>
      </w:r>
    </w:p>
    <w:p w14:paraId="06C1216B" w14:textId="747E6AED" w:rsidR="00165010" w:rsidRDefault="00422D18">
      <w:pPr>
        <w:ind w:left="720"/>
        <w:rPr>
          <w:rPrChange w:id="925" w:author="Author" w:date="2024-06-26T12:40:00Z">
            <w:rPr>
              <w:sz w:val="28"/>
            </w:rPr>
          </w:rPrChange>
        </w:rPr>
      </w:pPr>
      <w:r>
        <w:t xml:space="preserve">― ¿De </w:t>
      </w:r>
      <w:r w:rsidR="00093B94">
        <w:t>qué</w:t>
      </w:r>
      <w:r>
        <w:t xml:space="preserve"> forma?, le preguntó James, con total asombro.</w:t>
      </w:r>
    </w:p>
    <w:p w14:paraId="3A2BAC89" w14:textId="7458C472" w:rsidR="00165010" w:rsidRDefault="00000000">
      <w:pPr>
        <w:ind w:left="720"/>
        <w:rPr>
          <w:rPrChange w:id="926" w:author="Author" w:date="2024-06-26T12:40:00Z">
            <w:rPr>
              <w:sz w:val="28"/>
            </w:rPr>
          </w:rPrChange>
        </w:rPr>
      </w:pPr>
      <w:r>
        <w:t>Murray Exhaló y se tomó unos segundo para responder</w:t>
      </w:r>
      <w:r w:rsidR="00071913">
        <w:t xml:space="preserve">― </w:t>
      </w:r>
      <w:r>
        <w:t>Cuando me llevaron esa madrugada el bulto rojo a la cervecería de Maldon para qu</w:t>
      </w:r>
      <w:r w:rsidR="005500C9">
        <w:t>e</w:t>
      </w:r>
      <w:r>
        <w:t xml:space="preserve"> lo </w:t>
      </w:r>
      <w:r w:rsidR="005500C9">
        <w:t>depositara</w:t>
      </w:r>
      <w:r>
        <w:t xml:space="preserve"> en un bote en el rio, no me dijeron </w:t>
      </w:r>
      <w:r w:rsidR="0050364A">
        <w:t>que</w:t>
      </w:r>
      <w:r>
        <w:t xml:space="preserve"> ocultaba. Mandé a Thomás, el encargado a </w:t>
      </w:r>
      <w:r w:rsidR="00462522">
        <w:t>que</w:t>
      </w:r>
      <w:r>
        <w:t xml:space="preserve"> cumpliera la orden. Jamás imagine </w:t>
      </w:r>
      <w:r w:rsidR="00462522">
        <w:t>que</w:t>
      </w:r>
      <w:r>
        <w:t xml:space="preserve"> se trataba de una cabeza humana.</w:t>
      </w:r>
    </w:p>
    <w:p w14:paraId="3886D31F" w14:textId="6AEFF203" w:rsidR="00165010" w:rsidRDefault="00422D18">
      <w:pPr>
        <w:ind w:left="720"/>
        <w:rPr>
          <w:rPrChange w:id="927" w:author="Author" w:date="2024-06-26T12:40:00Z">
            <w:rPr>
              <w:sz w:val="28"/>
            </w:rPr>
          </w:rPrChange>
        </w:rPr>
      </w:pPr>
      <w:r>
        <w:t xml:space="preserve">― </w:t>
      </w:r>
      <w:r w:rsidR="00462522">
        <w:t xml:space="preserve">¿Por qué  </w:t>
      </w:r>
      <w:r>
        <w:t xml:space="preserve">cree </w:t>
      </w:r>
      <w:r w:rsidR="00462522">
        <w:t>que</w:t>
      </w:r>
      <w:r>
        <w:t xml:space="preserve"> lo comprometieron a usted a llevar el bulto y no ellos?, le preguntó Grace.</w:t>
      </w:r>
    </w:p>
    <w:p w14:paraId="275E0D73" w14:textId="6A0EB08B" w:rsidR="00165010" w:rsidRDefault="00000000">
      <w:pPr>
        <w:ind w:left="720"/>
        <w:rPr>
          <w:rPrChange w:id="928" w:author="Author" w:date="2024-06-26T12:40:00Z">
            <w:rPr>
              <w:sz w:val="28"/>
            </w:rPr>
          </w:rPrChange>
        </w:rPr>
      </w:pPr>
      <w:r>
        <w:t xml:space="preserve">Murray negó con la cabeza </w:t>
      </w:r>
      <w:r w:rsidR="00071913">
        <w:t xml:space="preserve">― </w:t>
      </w:r>
      <w:r>
        <w:t xml:space="preserve">No lo </w:t>
      </w:r>
      <w:r w:rsidR="0050364A">
        <w:t>sé</w:t>
      </w:r>
      <w:r>
        <w:t>, yo solamente obedecí.</w:t>
      </w:r>
    </w:p>
    <w:p w14:paraId="5E36CFAA" w14:textId="50A34715" w:rsidR="00165010" w:rsidRDefault="00422D18">
      <w:pPr>
        <w:ind w:left="720"/>
        <w:rPr>
          <w:rPrChange w:id="929" w:author="Author" w:date="2024-06-26T12:40:00Z">
            <w:rPr>
              <w:sz w:val="28"/>
            </w:rPr>
          </w:rPrChange>
        </w:rPr>
      </w:pPr>
      <w:r>
        <w:t>― ¿</w:t>
      </w:r>
      <w:r w:rsidR="0050364A">
        <w:t>Cuánto</w:t>
      </w:r>
      <w:r>
        <w:t xml:space="preserve"> tiempo es informante para los servicios secretos rusos y por</w:t>
      </w:r>
      <w:r w:rsidR="00462522">
        <w:t>que</w:t>
      </w:r>
      <w:r>
        <w:t xml:space="preserve"> lo hizo?, le indagó </w:t>
      </w:r>
      <w:r w:rsidR="007D2EFA">
        <w:t>Arthur</w:t>
      </w:r>
      <w:r>
        <w:t>.</w:t>
      </w:r>
    </w:p>
    <w:p w14:paraId="77C99342" w14:textId="6BE2EBF9" w:rsidR="00165010" w:rsidRDefault="00422D18">
      <w:pPr>
        <w:ind w:left="720"/>
        <w:rPr>
          <w:rPrChange w:id="930" w:author="Author" w:date="2024-06-26T12:40:00Z">
            <w:rPr>
              <w:sz w:val="28"/>
            </w:rPr>
          </w:rPrChange>
        </w:rPr>
      </w:pPr>
      <w:r>
        <w:t xml:space="preserve">― Los negocios no me fueron bien en esos tiempos, las libras </w:t>
      </w:r>
      <w:r w:rsidR="00462522">
        <w:t>que</w:t>
      </w:r>
      <w:r>
        <w:t xml:space="preserve"> me ofrecieron los servicios secretos rusos no eran para nada despreciables, oficial, le contestó Murray.</w:t>
      </w:r>
    </w:p>
    <w:p w14:paraId="0B233767" w14:textId="23970690" w:rsidR="00165010" w:rsidRDefault="00422D18">
      <w:pPr>
        <w:ind w:left="720"/>
        <w:rPr>
          <w:rPrChange w:id="931" w:author="Author" w:date="2024-06-26T12:40:00Z">
            <w:rPr>
              <w:sz w:val="28"/>
            </w:rPr>
          </w:rPrChange>
        </w:rPr>
      </w:pPr>
      <w:r>
        <w:t xml:space="preserve">― ¿Sabe </w:t>
      </w:r>
      <w:r w:rsidR="0050364A">
        <w:t>dónde</w:t>
      </w:r>
      <w:r>
        <w:t xml:space="preserve"> va a terminar?, señor Murray, por traición a la patria, le advirtió Linda.</w:t>
      </w:r>
    </w:p>
    <w:p w14:paraId="61111799" w14:textId="02B7FD98" w:rsidR="00165010" w:rsidRDefault="00000000">
      <w:pPr>
        <w:ind w:left="720"/>
      </w:pPr>
      <w:r>
        <w:t xml:space="preserve"> Murray </w:t>
      </w:r>
      <w:r w:rsidR="00F54961">
        <w:t>asintió</w:t>
      </w:r>
      <w:r>
        <w:t xml:space="preserve"> con la cabeza </w:t>
      </w:r>
      <w:r w:rsidR="00071913">
        <w:t xml:space="preserve">― </w:t>
      </w:r>
      <w:r>
        <w:t xml:space="preserve">Me ofrecí como doble agente, les puedo hacer útil al MI5. Yo no mate a nadie ― hizo una pausa ― Hay algo más </w:t>
      </w:r>
      <w:r w:rsidR="00462522">
        <w:t>que</w:t>
      </w:r>
      <w:r>
        <w:t xml:space="preserve"> les puede interesar.</w:t>
      </w:r>
    </w:p>
    <w:p w14:paraId="67C336B9" w14:textId="25E75DF0" w:rsidR="00165010" w:rsidRDefault="00422D18">
      <w:pPr>
        <w:ind w:left="720"/>
        <w:rPr>
          <w:rPrChange w:id="932" w:author="Author" w:date="2024-06-26T12:40:00Z">
            <w:rPr>
              <w:sz w:val="28"/>
            </w:rPr>
          </w:rPrChange>
        </w:rPr>
      </w:pPr>
      <w:r>
        <w:t xml:space="preserve">― </w:t>
      </w:r>
      <w:r w:rsidR="004172AE">
        <w:t xml:space="preserve">¿Qué </w:t>
      </w:r>
      <w:r>
        <w:t xml:space="preserve">es lo </w:t>
      </w:r>
      <w:r w:rsidR="0050364A">
        <w:t>que</w:t>
      </w:r>
      <w:r>
        <w:t xml:space="preserve"> nos pueden interesar?, le preguntó </w:t>
      </w:r>
      <w:r w:rsidR="007D2EFA">
        <w:t>Arthur</w:t>
      </w:r>
      <w:r>
        <w:t>, entre serrando las cejas.</w:t>
      </w:r>
    </w:p>
    <w:p w14:paraId="471757DC" w14:textId="31FA923F" w:rsidR="00165010" w:rsidRDefault="00422D18">
      <w:pPr>
        <w:ind w:left="720"/>
      </w:pPr>
      <w:r>
        <w:t xml:space="preserve">― Murray esbozó una </w:t>
      </w:r>
      <w:r w:rsidR="004B609E">
        <w:t>expresión</w:t>
      </w:r>
      <w:r>
        <w:t xml:space="preserve"> de desagrado extraña antes de responder </w:t>
      </w:r>
      <w:r w:rsidR="00071913">
        <w:t xml:space="preserve">― </w:t>
      </w:r>
      <w:r>
        <w:t xml:space="preserve">Steven Nolan trabaja para los servicios de inteligencia rusos, investiguen el </w:t>
      </w:r>
      <w:r w:rsidR="00093B94">
        <w:t>porqué</w:t>
      </w:r>
      <w:r>
        <w:t xml:space="preserve"> de la muerte de Kevin Taylor.</w:t>
      </w:r>
    </w:p>
    <w:p w14:paraId="6592680A" w14:textId="35E43D28" w:rsidR="00165010" w:rsidRDefault="00000000">
      <w:pPr>
        <w:ind w:left="720"/>
      </w:pPr>
      <w:r>
        <w:t xml:space="preserve">El grupo intercambió una mirada de desconcierto por lo </w:t>
      </w:r>
      <w:r w:rsidR="0050364A">
        <w:t>que</w:t>
      </w:r>
      <w:r>
        <w:t xml:space="preserve"> acababan de escuchar y </w:t>
      </w:r>
      <w:r w:rsidR="00F54961">
        <w:t>quedó</w:t>
      </w:r>
      <w:r>
        <w:t xml:space="preserve"> en </w:t>
      </w:r>
      <w:r w:rsidR="00E23FA5">
        <w:t>silencio</w:t>
      </w:r>
      <w:r>
        <w:t xml:space="preserve"> por unos segundos.</w:t>
      </w:r>
    </w:p>
    <w:p w14:paraId="3CAE2EA9" w14:textId="7F3448A4" w:rsidR="00165010" w:rsidRDefault="00422D18">
      <w:pPr>
        <w:ind w:left="720"/>
        <w:rPr>
          <w:rPrChange w:id="933" w:author="Author" w:date="2024-06-26T12:40:00Z">
            <w:rPr>
              <w:sz w:val="28"/>
            </w:rPr>
          </w:rPrChange>
        </w:rPr>
      </w:pPr>
      <w:r>
        <w:t xml:space="preserve">― </w:t>
      </w:r>
      <w:r w:rsidR="00E31A9D">
        <w:t>Nolan</w:t>
      </w:r>
      <w:r>
        <w:t xml:space="preserve"> mató a Kevin Taylor, las cámaras lo delataron en el hospital donde estaba internado, le aclaró James.</w:t>
      </w:r>
    </w:p>
    <w:p w14:paraId="0140D9DF" w14:textId="7AD477F4" w:rsidR="00165010" w:rsidRDefault="00422D18">
      <w:pPr>
        <w:ind w:left="720"/>
        <w:rPr>
          <w:rPrChange w:id="934" w:author="Author" w:date="2024-06-26T12:40:00Z">
            <w:rPr>
              <w:sz w:val="28"/>
            </w:rPr>
          </w:rPrChange>
        </w:rPr>
      </w:pPr>
      <w:r>
        <w:t>― Si, es verdad el mató a su amigo por</w:t>
      </w:r>
      <w:r w:rsidR="00462522">
        <w:t>que</w:t>
      </w:r>
      <w:r>
        <w:t xml:space="preserve"> confesó ante la justicia </w:t>
      </w:r>
      <w:r w:rsidR="00462522">
        <w:t>que</w:t>
      </w:r>
      <w:r>
        <w:t xml:space="preserve"> Kevin Taylor enfermó por las drogas lo amenazaba de muerte, le contestó Murray.</w:t>
      </w:r>
    </w:p>
    <w:p w14:paraId="2FF2F6A3" w14:textId="39C6FCC9" w:rsidR="00165010" w:rsidRDefault="00422D18">
      <w:pPr>
        <w:ind w:left="720"/>
        <w:rPr>
          <w:rPrChange w:id="935" w:author="Author" w:date="2024-06-26T12:40:00Z">
            <w:rPr>
              <w:sz w:val="28"/>
            </w:rPr>
          </w:rPrChange>
        </w:rPr>
      </w:pPr>
      <w:r>
        <w:t xml:space="preserve">― Si, eso es lo </w:t>
      </w:r>
      <w:r w:rsidR="0050364A">
        <w:t>que</w:t>
      </w:r>
      <w:r>
        <w:t xml:space="preserve"> confesó </w:t>
      </w:r>
      <w:r w:rsidR="00E31A9D">
        <w:t>Nolan</w:t>
      </w:r>
      <w:r>
        <w:t xml:space="preserve"> a la justicia, le respondió Grace.</w:t>
      </w:r>
    </w:p>
    <w:p w14:paraId="16EC8EA8" w14:textId="178E16BB" w:rsidR="00165010" w:rsidRDefault="00422D18">
      <w:pPr>
        <w:ind w:left="720"/>
        <w:rPr>
          <w:rPrChange w:id="936" w:author="Author" w:date="2024-06-26T12:40:00Z">
            <w:rPr>
              <w:sz w:val="28"/>
            </w:rPr>
          </w:rPrChange>
        </w:rPr>
      </w:pPr>
      <w:r>
        <w:t xml:space="preserve">― Eso no es verdad. Kevin Taylor era una muy buena persona, incapaz de </w:t>
      </w:r>
      <w:r w:rsidR="003556BD">
        <w:t>asesinar</w:t>
      </w:r>
      <w:r>
        <w:t xml:space="preserve"> a alguien a un tomando drogas y menos a su amigo. El servicio secreto ruso lo mandó a </w:t>
      </w:r>
      <w:r w:rsidR="00462522">
        <w:t>que</w:t>
      </w:r>
      <w:r>
        <w:t xml:space="preserve"> lo </w:t>
      </w:r>
      <w:r w:rsidR="0050364A">
        <w:t>asesinara</w:t>
      </w:r>
      <w:r>
        <w:t xml:space="preserve"> Kevin Taylor sabía muchas cosas de ellos por</w:t>
      </w:r>
      <w:r w:rsidR="00462522">
        <w:t>que</w:t>
      </w:r>
      <w:r>
        <w:t xml:space="preserve"> </w:t>
      </w:r>
      <w:r w:rsidR="003C63D1">
        <w:t>Janica</w:t>
      </w:r>
      <w:r>
        <w:t xml:space="preserve"> </w:t>
      </w:r>
      <w:r w:rsidR="003C63D1">
        <w:t>Novak</w:t>
      </w:r>
      <w:r>
        <w:t xml:space="preserve"> antes de su muerte le había confesado como operaban los servicios de inteligencia Rusos en Inglaterra ― hizo una pausa ― Con las mentiras </w:t>
      </w:r>
      <w:r w:rsidR="00462522">
        <w:t>que</w:t>
      </w:r>
      <w:r>
        <w:t xml:space="preserve"> dijo </w:t>
      </w:r>
      <w:r w:rsidR="00E31A9D">
        <w:t>Nolan</w:t>
      </w:r>
      <w:r>
        <w:t xml:space="preserve"> a la justicia le </w:t>
      </w:r>
      <w:r w:rsidR="0050364A">
        <w:t>sirvieron</w:t>
      </w:r>
      <w:r>
        <w:t xml:space="preserve"> para atenuar la pena, </w:t>
      </w:r>
      <w:r w:rsidR="0050364A">
        <w:t>está</w:t>
      </w:r>
      <w:r>
        <w:t xml:space="preserve"> en ustedes </w:t>
      </w:r>
      <w:r w:rsidR="00462522">
        <w:t>que</w:t>
      </w:r>
      <w:r>
        <w:t xml:space="preserve"> un fiscal abra la causa y se revise el caso, y se </w:t>
      </w:r>
      <w:r w:rsidR="0050364A">
        <w:t>dé</w:t>
      </w:r>
      <w:r>
        <w:t xml:space="preserve"> la condena justa </w:t>
      </w:r>
      <w:r w:rsidR="00462522">
        <w:t>que</w:t>
      </w:r>
      <w:r>
        <w:t xml:space="preserve"> en verdad merece... Steven Nolan.</w:t>
      </w:r>
    </w:p>
    <w:p w14:paraId="0C296DEE" w14:textId="55F108DF" w:rsidR="00165010" w:rsidRDefault="00000000">
      <w:pPr>
        <w:ind w:left="720"/>
        <w:rPr>
          <w:rPrChange w:id="937" w:author="Author" w:date="2024-06-26T12:40:00Z">
            <w:rPr>
              <w:sz w:val="28"/>
            </w:rPr>
          </w:rPrChange>
        </w:rPr>
      </w:pPr>
      <w:r>
        <w:t xml:space="preserve">Hubo un </w:t>
      </w:r>
      <w:r w:rsidR="00E23FA5">
        <w:t>silencio</w:t>
      </w:r>
      <w:r>
        <w:t xml:space="preserve"> </w:t>
      </w:r>
      <w:r w:rsidR="00462522">
        <w:t>que</w:t>
      </w:r>
      <w:r>
        <w:t xml:space="preserve"> Grace interrumpió ¿</w:t>
      </w:r>
      <w:r w:rsidR="0050364A">
        <w:t>Quién</w:t>
      </w:r>
      <w:r>
        <w:t xml:space="preserve"> era en verdad, </w:t>
      </w:r>
      <w:r w:rsidR="003C63D1">
        <w:t>Janica</w:t>
      </w:r>
      <w:r>
        <w:t xml:space="preserve"> </w:t>
      </w:r>
      <w:r w:rsidR="003C63D1">
        <w:t>Novak</w:t>
      </w:r>
      <w:r>
        <w:t xml:space="preserve">? </w:t>
      </w:r>
    </w:p>
    <w:p w14:paraId="2C6B09B5" w14:textId="40D93ABC" w:rsidR="00165010" w:rsidRDefault="00422D18">
      <w:pPr>
        <w:ind w:left="720"/>
      </w:pPr>
      <w:r>
        <w:t xml:space="preserve">― </w:t>
      </w:r>
      <w:r w:rsidR="003C63D1">
        <w:t>Janica</w:t>
      </w:r>
      <w:r>
        <w:t xml:space="preserve"> </w:t>
      </w:r>
      <w:r w:rsidR="003C63D1">
        <w:t>Novak</w:t>
      </w:r>
      <w:r>
        <w:t xml:space="preserve"> era una </w:t>
      </w:r>
      <w:r w:rsidR="0050364A">
        <w:t>espía</w:t>
      </w:r>
      <w:r>
        <w:t xml:space="preserve"> rusa </w:t>
      </w:r>
      <w:r w:rsidR="00462522">
        <w:t>que</w:t>
      </w:r>
      <w:r>
        <w:t xml:space="preserve"> entró al Reino Unido, con pasaporte Polaco, pero con su verdadero nombre, a </w:t>
      </w:r>
      <w:r w:rsidR="003556BD">
        <w:t>asesinar</w:t>
      </w:r>
      <w:r>
        <w:t xml:space="preserve"> a sus cámaras por traición a la patria y a investigar con </w:t>
      </w:r>
      <w:r w:rsidR="00462522">
        <w:t>que</w:t>
      </w:r>
      <w:r>
        <w:t xml:space="preserve"> fines se estaba construyendo una planta de agua pesada, subterránea, en Colchester. Según comentaban los agentes </w:t>
      </w:r>
      <w:r w:rsidR="00462522">
        <w:t>que</w:t>
      </w:r>
      <w:r>
        <w:t xml:space="preserve"> conocí, </w:t>
      </w:r>
      <w:r w:rsidR="003C63D1">
        <w:t>Janica</w:t>
      </w:r>
      <w:r>
        <w:t xml:space="preserve"> era </w:t>
      </w:r>
      <w:r w:rsidR="004B609E">
        <w:t>sin</w:t>
      </w:r>
      <w:r>
        <w:t xml:space="preserve"> lugar a dudas la mejor agente, </w:t>
      </w:r>
      <w:r w:rsidR="004B609E">
        <w:t>sin</w:t>
      </w:r>
      <w:r>
        <w:t xml:space="preserve"> escrúpulos, arrogante y hermosa y </w:t>
      </w:r>
      <w:r w:rsidR="00462522">
        <w:t>que</w:t>
      </w:r>
      <w:r>
        <w:t xml:space="preserve"> no se detenía por nada para </w:t>
      </w:r>
      <w:r w:rsidR="003556BD">
        <w:t>asesinar</w:t>
      </w:r>
      <w:r>
        <w:t xml:space="preserve"> a personas, sean del bando </w:t>
      </w:r>
      <w:r w:rsidR="00462522">
        <w:t>que</w:t>
      </w:r>
      <w:r>
        <w:t xml:space="preserve"> fueran. Pero el destino le jugó una mala pasada, se enamoró del enemigo por</w:t>
      </w:r>
      <w:r w:rsidR="00462522">
        <w:t>que</w:t>
      </w:r>
      <w:r>
        <w:t xml:space="preserve"> tenía su lado humano. Y abruptamente todo cambio para ella. Luchó por su amor y perdió, cuando sus camaradas mandaron al agente Cero a investigarla, no sólo </w:t>
      </w:r>
      <w:r w:rsidR="00462522">
        <w:t>que</w:t>
      </w:r>
      <w:r>
        <w:t xml:space="preserve"> lo </w:t>
      </w:r>
      <w:r w:rsidR="0050364A">
        <w:t>asesinó</w:t>
      </w:r>
      <w:r>
        <w:t xml:space="preserve">, sí no </w:t>
      </w:r>
      <w:r w:rsidR="00462522">
        <w:t>que</w:t>
      </w:r>
      <w:r>
        <w:t xml:space="preserve"> planeó la huida a Canadá, junto a Kevin Taylor. El servicio secreto ruso no se la </w:t>
      </w:r>
      <w:r>
        <w:lastRenderedPageBreak/>
        <w:t xml:space="preserve">perdonó y </w:t>
      </w:r>
      <w:r w:rsidR="004B609E">
        <w:t>sin</w:t>
      </w:r>
      <w:r>
        <w:t xml:space="preserve"> mostrar ninguna piedad cortan su cabeza como un macabro recordatorio de las consecuencias de traicionar a su patria. Mandó a decapitarla, por Boris Pavlov, un sanguinario criminal, apodado el carnicero, perteneciente al GRU de los servicios de inteligencia del </w:t>
      </w:r>
      <w:r w:rsidR="00BC281F">
        <w:t>ejército</w:t>
      </w:r>
      <w:r>
        <w:t xml:space="preserve"> </w:t>
      </w:r>
      <w:r w:rsidR="00BC281F">
        <w:t xml:space="preserve">ruso </w:t>
      </w:r>
      <w:r w:rsidR="00462522">
        <w:t>que</w:t>
      </w:r>
      <w:r>
        <w:t>, a la semana de cometer el crimen, fue encontrado muerto con dos disparos en la cabeza en su departamento en el centro de Moscú.</w:t>
      </w:r>
    </w:p>
    <w:p w14:paraId="21603677" w14:textId="2A55F7A1" w:rsidR="00165010" w:rsidRDefault="00422D18">
      <w:pPr>
        <w:ind w:left="720"/>
      </w:pPr>
      <w:r>
        <w:t>― ¿</w:t>
      </w:r>
      <w:r w:rsidR="00EE6275">
        <w:t>Quién</w:t>
      </w:r>
      <w:r>
        <w:t xml:space="preserve"> lo mató a Boris, le preguntó James. </w:t>
      </w:r>
    </w:p>
    <w:p w14:paraId="03163CED" w14:textId="20016B1B" w:rsidR="00165010" w:rsidRDefault="00422D18">
      <w:pPr>
        <w:ind w:left="720"/>
      </w:pPr>
      <w:r>
        <w:t xml:space="preserve">― Murray sonrió antes de contestar </w:t>
      </w:r>
      <w:r w:rsidR="00071913">
        <w:t xml:space="preserve">― </w:t>
      </w:r>
      <w:r>
        <w:t xml:space="preserve">Diría </w:t>
      </w:r>
      <w:r w:rsidR="00462522">
        <w:t>que</w:t>
      </w:r>
      <w:r>
        <w:t xml:space="preserve"> cualquier agente </w:t>
      </w:r>
      <w:r w:rsidR="00462522">
        <w:t>que</w:t>
      </w:r>
      <w:r>
        <w:t xml:space="preserve"> admiraba a </w:t>
      </w:r>
      <w:r w:rsidR="003C63D1">
        <w:t>Janica</w:t>
      </w:r>
      <w:r>
        <w:t xml:space="preserve">, oficial, y </w:t>
      </w:r>
      <w:r w:rsidR="00E60B5A">
        <w:t>prosiguió</w:t>
      </w:r>
      <w:r>
        <w:t xml:space="preserve"> </w:t>
      </w:r>
      <w:r w:rsidR="00071913">
        <w:t xml:space="preserve">― </w:t>
      </w:r>
      <w:r>
        <w:t xml:space="preserve">El servicio secreto Ruso dejó un claro mensaje a sus camaradas </w:t>
      </w:r>
      <w:r w:rsidR="00462522">
        <w:t>que</w:t>
      </w:r>
      <w:r>
        <w:t xml:space="preserve"> con ellos no se juega, sellando su destino por su deseo de libertad y felicidad, y le mandó una advertencia a Kevin Taylor </w:t>
      </w:r>
      <w:r w:rsidR="00462522">
        <w:t>que</w:t>
      </w:r>
      <w:r>
        <w:t xml:space="preserve">, sí hablaba, iba a correr la misma suerte o cualquier intento de escapar tendría para el consecuencias devastadoras, fue por eso </w:t>
      </w:r>
      <w:r w:rsidR="00462522">
        <w:t>que</w:t>
      </w:r>
      <w:r>
        <w:t xml:space="preserve"> le mostraron la cabeza de </w:t>
      </w:r>
      <w:r w:rsidR="003C63D1">
        <w:t>Janica</w:t>
      </w:r>
      <w:r>
        <w:t xml:space="preserve"> </w:t>
      </w:r>
      <w:r w:rsidR="003C63D1">
        <w:t>Novak</w:t>
      </w:r>
      <w:r>
        <w:t xml:space="preserve"> en el rio, igualmente, para no correr riesgos el servicio secreto Ruso lo mandó a matar por su amigo Steven Nolan, y se lavó las manos.</w:t>
      </w:r>
    </w:p>
    <w:p w14:paraId="072C0916" w14:textId="77777777" w:rsidR="00165010" w:rsidRDefault="00000000">
      <w:pPr>
        <w:ind w:left="720"/>
      </w:pPr>
      <w:r>
        <w:t>¿Pero, Kevin Taylor, antes enfrentó a la policía e hirió a uno de los nuestros?, le aclaró Grace.</w:t>
      </w:r>
    </w:p>
    <w:p w14:paraId="3F653692" w14:textId="077B36B6" w:rsidR="00165010" w:rsidRDefault="00422D18">
      <w:pPr>
        <w:ind w:left="720"/>
      </w:pPr>
      <w:r>
        <w:t xml:space="preserve">― Seguramente, estaba fuera de sí por la muerte de </w:t>
      </w:r>
      <w:r w:rsidR="003C63D1">
        <w:t>Janica</w:t>
      </w:r>
      <w:r>
        <w:t xml:space="preserve">, y pensó </w:t>
      </w:r>
      <w:r w:rsidR="00462522">
        <w:t>que</w:t>
      </w:r>
      <w:r>
        <w:t xml:space="preserve"> eran del servicio secreto Ruso lo </w:t>
      </w:r>
      <w:r w:rsidR="00462522">
        <w:t>que</w:t>
      </w:r>
      <w:r>
        <w:t xml:space="preserve"> los perseguían.  </w:t>
      </w:r>
    </w:p>
    <w:p w14:paraId="28EB6040" w14:textId="0F5829B7" w:rsidR="00165010" w:rsidRDefault="00000000">
      <w:pPr>
        <w:ind w:left="720"/>
        <w:rPr>
          <w:rPrChange w:id="938" w:author="Author" w:date="2024-06-26T12:40:00Z">
            <w:rPr>
              <w:sz w:val="28"/>
            </w:rPr>
          </w:rPrChange>
        </w:rPr>
      </w:pPr>
      <w:r>
        <w:t xml:space="preserve">James y sus compañeros intercambiaron una mirada de incredulidad ante la </w:t>
      </w:r>
      <w:r w:rsidR="007F03DB">
        <w:t>confesión</w:t>
      </w:r>
      <w:r>
        <w:t xml:space="preserve"> de Murray y optaron para el </w:t>
      </w:r>
      <w:r w:rsidR="00E23FA5">
        <w:t>silencio</w:t>
      </w:r>
      <w:r>
        <w:t xml:space="preserve"> un par de segundos.</w:t>
      </w:r>
    </w:p>
    <w:p w14:paraId="68D848B2" w14:textId="15A37473" w:rsidR="00165010" w:rsidRDefault="00422D18">
      <w:pPr>
        <w:ind w:left="720"/>
        <w:rPr>
          <w:rPrChange w:id="939" w:author="Author" w:date="2024-06-26T12:40:00Z">
            <w:rPr>
              <w:sz w:val="28"/>
            </w:rPr>
          </w:rPrChange>
        </w:rPr>
      </w:pPr>
      <w:r>
        <w:t xml:space="preserve">― </w:t>
      </w:r>
      <w:r w:rsidR="00462522">
        <w:t xml:space="preserve">¿Por qué  </w:t>
      </w:r>
      <w:r>
        <w:t>nos confesó toda este relato, señor Murray sí usted no va a sacar  provecho de todo esto?, le indagó Linda.</w:t>
      </w:r>
    </w:p>
    <w:p w14:paraId="4C69BF83" w14:textId="0B1A52C9" w:rsidR="00165010" w:rsidRDefault="00422D18">
      <w:pPr>
        <w:ind w:left="720"/>
      </w:pPr>
      <w:r>
        <w:t>― Por</w:t>
      </w:r>
      <w:r w:rsidR="00462522">
        <w:t>que</w:t>
      </w:r>
      <w:r>
        <w:t xml:space="preserve"> el servicio secreto Ruso me ordenó investigar a Kevin Taylor, por sí </w:t>
      </w:r>
      <w:r w:rsidR="007F03DB">
        <w:t>existía</w:t>
      </w:r>
      <w:r>
        <w:t xml:space="preserve"> alguna conexión con el MI5, nada de eso sucedió, estaba limpio, solamente descubrí </w:t>
      </w:r>
      <w:r w:rsidR="00462522">
        <w:t>que</w:t>
      </w:r>
      <w:r>
        <w:t xml:space="preserve"> </w:t>
      </w:r>
      <w:r w:rsidR="003C63D1">
        <w:t>Janica</w:t>
      </w:r>
      <w:r>
        <w:t xml:space="preserve"> y Kevin se amaban de verdad y </w:t>
      </w:r>
      <w:r w:rsidR="007F03DB">
        <w:t>querían</w:t>
      </w:r>
      <w:r>
        <w:t xml:space="preserve"> huir de Inglaterra para ser felices… pero, no pudieron, su voz sonó triste ahora.</w:t>
      </w:r>
    </w:p>
    <w:p w14:paraId="0FE4DF2E" w14:textId="315D5066" w:rsidR="00165010" w:rsidRDefault="00422D18">
      <w:pPr>
        <w:ind w:left="720"/>
        <w:rPr>
          <w:rPrChange w:id="940" w:author="Author" w:date="2024-06-26T12:40:00Z">
            <w:rPr>
              <w:sz w:val="28"/>
            </w:rPr>
          </w:rPrChange>
        </w:rPr>
      </w:pPr>
      <w:r>
        <w:t xml:space="preserve">― ¿Toda esta historia </w:t>
      </w:r>
      <w:r w:rsidR="00462522">
        <w:t>que</w:t>
      </w:r>
      <w:r>
        <w:t xml:space="preserve"> acaba de narrar la sabía el MI5?, le preguntó Grace.</w:t>
      </w:r>
    </w:p>
    <w:p w14:paraId="5A52B257" w14:textId="76E44294" w:rsidR="00165010" w:rsidRDefault="00422D18">
      <w:pPr>
        <w:ind w:left="720"/>
        <w:rPr>
          <w:rPrChange w:id="941" w:author="Author" w:date="2024-06-26T12:40:00Z">
            <w:rPr>
              <w:sz w:val="28"/>
            </w:rPr>
          </w:rPrChange>
        </w:rPr>
      </w:pPr>
      <w:r>
        <w:t xml:space="preserve">― El MI5 ya la sabía, solamente esperó </w:t>
      </w:r>
      <w:r w:rsidR="00462522">
        <w:t>que</w:t>
      </w:r>
      <w:r>
        <w:t xml:space="preserve"> los rusos terminaran de matarse entre ellos, le respondió Murray.</w:t>
      </w:r>
    </w:p>
    <w:p w14:paraId="0D5B0564" w14:textId="2BDD257B" w:rsidR="00852C1B" w:rsidRDefault="00000000">
      <w:pPr>
        <w:ind w:left="720"/>
      </w:pPr>
      <w:r>
        <w:t xml:space="preserve">Se fueron en </w:t>
      </w:r>
      <w:r w:rsidR="00E23FA5">
        <w:t>silencio</w:t>
      </w:r>
      <w:r>
        <w:t xml:space="preserve">, quizás, pensando </w:t>
      </w:r>
      <w:r w:rsidR="00462522">
        <w:t>que</w:t>
      </w:r>
      <w:r>
        <w:t xml:space="preserve"> Brian Murray no era todo lo </w:t>
      </w:r>
      <w:r w:rsidR="00502089">
        <w:t>que</w:t>
      </w:r>
      <w:r>
        <w:t xml:space="preserve"> parecía, tenía sentimientos </w:t>
      </w:r>
      <w:r w:rsidR="00071913">
        <w:t xml:space="preserve">― </w:t>
      </w:r>
      <w:r>
        <w:t xml:space="preserve">Siempre hay algo en las personas </w:t>
      </w:r>
      <w:r w:rsidR="00502089">
        <w:t>que</w:t>
      </w:r>
      <w:r>
        <w:t xml:space="preserve"> en algún momento lo hace humanos, dijo James cuando se alejaban.</w:t>
      </w:r>
      <w:r w:rsidR="00852C1B">
        <w:br w:type="page"/>
      </w:r>
      <w:r>
        <w:lastRenderedPageBreak/>
        <w:t xml:space="preserve">En el viaje de regreso a Colchester los oficiales federales obstaron por el mutismo, quizás, pensando, </w:t>
      </w:r>
      <w:r w:rsidR="00462522">
        <w:t>que</w:t>
      </w:r>
      <w:r>
        <w:t xml:space="preserve"> esta historia </w:t>
      </w:r>
      <w:r w:rsidR="00DE4A10">
        <w:t>sigue</w:t>
      </w:r>
      <w:r>
        <w:t xml:space="preserve"> </w:t>
      </w:r>
      <w:r w:rsidR="004B609E">
        <w:t>siendo</w:t>
      </w:r>
      <w:r>
        <w:t xml:space="preserve"> un caso abierto, un recordatorio sombrío de los </w:t>
      </w:r>
      <w:r w:rsidR="00DE4A10">
        <w:t>límites</w:t>
      </w:r>
      <w:r>
        <w:t xml:space="preserve"> de la justicia y la </w:t>
      </w:r>
      <w:r w:rsidR="00DE4A10">
        <w:t>persistencia</w:t>
      </w:r>
      <w:r>
        <w:t xml:space="preserve"> del misterio con el destino </w:t>
      </w:r>
      <w:r w:rsidR="00462522">
        <w:t>que</w:t>
      </w:r>
      <w:r>
        <w:t xml:space="preserve"> les tocó vivir a </w:t>
      </w:r>
      <w:r w:rsidR="003C63D1">
        <w:t>Janica</w:t>
      </w:r>
      <w:r>
        <w:t xml:space="preserve"> y a Kevin. Probablemente, nadie recordará sus nombres con el correr del tiempo, pero sí recordaran con horror la cabeza de una hermosa y joven mujer rescatada del rio Blackwater, consolidándose como un relato, como una leyenda viva.</w:t>
      </w:r>
    </w:p>
    <w:p w14:paraId="0985F7BD" w14:textId="700A7806" w:rsidR="00165010" w:rsidRDefault="00000000">
      <w:pPr>
        <w:ind w:left="720"/>
      </w:pPr>
      <w:r>
        <w:t xml:space="preserve"> Seguramente, también, algún día un jefe policial les dirá a los jóvenes oficiales; a punto de recibirse, el crimen más resonante </w:t>
      </w:r>
      <w:r w:rsidR="00462522">
        <w:t>que</w:t>
      </w:r>
      <w:r>
        <w:t xml:space="preserve"> le tocó vivir al pueblo de Maldon y, </w:t>
      </w:r>
      <w:r w:rsidR="00462522">
        <w:t>que</w:t>
      </w:r>
      <w:r>
        <w:t xml:space="preserve">, anteriormente, una despiadada espía de los servicios de inteligencia ruso, de nombre </w:t>
      </w:r>
      <w:r w:rsidR="003C63D1">
        <w:t>Janica</w:t>
      </w:r>
      <w:r>
        <w:t xml:space="preserve"> </w:t>
      </w:r>
      <w:r w:rsidR="003C63D1">
        <w:t>Novak</w:t>
      </w:r>
      <w:r>
        <w:t xml:space="preserve"> vino al reino unido a matar a sus camaradas; por traición a la patria, pero se enamoró perdidamente de un joven británico, llamado Kevin Taylor, y ese amor prohibido un día los llevó a la muerte. </w:t>
      </w:r>
    </w:p>
    <w:p w14:paraId="737DB78B" w14:textId="77777777" w:rsidR="00165010" w:rsidRDefault="00165010">
      <w:pPr>
        <w:ind w:left="720"/>
        <w:rPr>
          <w:sz w:val="28"/>
          <w:szCs w:val="28"/>
        </w:rPr>
      </w:pPr>
    </w:p>
    <w:p w14:paraId="38F73DF1" w14:textId="77777777" w:rsidR="00165010" w:rsidRDefault="00165010">
      <w:pPr>
        <w:ind w:left="720"/>
        <w:rPr>
          <w:sz w:val="28"/>
          <w:szCs w:val="28"/>
        </w:rPr>
      </w:pPr>
    </w:p>
    <w:p w14:paraId="00101681" w14:textId="77777777" w:rsidR="00165010" w:rsidRDefault="00165010">
      <w:pPr>
        <w:ind w:left="720"/>
        <w:rPr>
          <w:sz w:val="28"/>
          <w:szCs w:val="28"/>
        </w:rPr>
      </w:pPr>
    </w:p>
    <w:p w14:paraId="043BFF13" w14:textId="77777777" w:rsidR="00165010" w:rsidRDefault="00165010">
      <w:pPr>
        <w:ind w:left="720"/>
        <w:rPr>
          <w:sz w:val="28"/>
          <w:szCs w:val="28"/>
        </w:rPr>
      </w:pPr>
    </w:p>
    <w:p w14:paraId="0CB535D4" w14:textId="77777777" w:rsidR="00165010" w:rsidRDefault="00165010">
      <w:pPr>
        <w:ind w:left="720"/>
        <w:rPr>
          <w:sz w:val="28"/>
          <w:szCs w:val="28"/>
        </w:rPr>
      </w:pPr>
    </w:p>
    <w:p w14:paraId="1EDEB072" w14:textId="77777777" w:rsidR="00165010" w:rsidRDefault="00165010">
      <w:pPr>
        <w:ind w:left="720"/>
        <w:rPr>
          <w:sz w:val="28"/>
          <w:szCs w:val="28"/>
        </w:rPr>
      </w:pPr>
    </w:p>
    <w:p w14:paraId="6023D00F" w14:textId="77777777" w:rsidR="00165010" w:rsidRDefault="00165010">
      <w:pPr>
        <w:ind w:left="720"/>
        <w:rPr>
          <w:sz w:val="28"/>
          <w:szCs w:val="28"/>
        </w:rPr>
      </w:pPr>
    </w:p>
    <w:p w14:paraId="58F1C47C" w14:textId="77777777" w:rsidR="00165010" w:rsidRDefault="00165010">
      <w:pPr>
        <w:ind w:left="720"/>
        <w:rPr>
          <w:sz w:val="28"/>
          <w:szCs w:val="28"/>
        </w:rPr>
      </w:pPr>
    </w:p>
    <w:p w14:paraId="4E0BBE9C" w14:textId="77777777" w:rsidR="00165010" w:rsidRDefault="00165010">
      <w:pPr>
        <w:ind w:left="720"/>
        <w:rPr>
          <w:sz w:val="28"/>
          <w:szCs w:val="28"/>
        </w:rPr>
      </w:pPr>
    </w:p>
    <w:p w14:paraId="26D7288B" w14:textId="6DEB281A" w:rsidR="00275E6C" w:rsidRDefault="00000000" w:rsidP="00E16138">
      <w:pPr>
        <w:ind w:left="720"/>
      </w:pPr>
      <w:r>
        <w:t xml:space="preserve">                                                         F I N</w:t>
      </w:r>
      <w:r>
        <w:br/>
      </w:r>
    </w:p>
    <w:sectPr w:rsidR="00275E6C">
      <w:headerReference w:type="default" r:id="rId7"/>
      <w:footerReference w:type="default" r:id="rId8"/>
      <w:pgSz w:w="11906" w:h="16838"/>
      <w:pgMar w:top="1440" w:right="1440" w:bottom="1440" w:left="1440" w:header="1134" w:footer="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2A8E2" w14:textId="77777777" w:rsidR="00372FC1" w:rsidRDefault="00372FC1">
      <w:r>
        <w:separator/>
      </w:r>
    </w:p>
  </w:endnote>
  <w:endnote w:type="continuationSeparator" w:id="0">
    <w:p w14:paraId="56A33956" w14:textId="77777777" w:rsidR="00372FC1" w:rsidRDefault="00372FC1">
      <w:r>
        <w:continuationSeparator/>
      </w:r>
    </w:p>
  </w:endnote>
  <w:endnote w:type="continuationNotice" w:id="1">
    <w:p w14:paraId="531C0827" w14:textId="77777777" w:rsidR="00372FC1" w:rsidRDefault="00372F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1"/>
    <w:family w:val="roman"/>
    <w:pitch w:val="variable"/>
  </w:font>
  <w:font w:name="WenQuanYi Micro Hei">
    <w:panose1 w:val="020B0604020202020204"/>
    <w:charset w:val="00"/>
    <w:family w:val="roman"/>
    <w:notTrueType/>
    <w:pitch w:val="default"/>
  </w:font>
  <w:font w:name="Lohit Devanagari">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1"/>
    <w:family w:val="roman"/>
    <w:pitch w:val="variable"/>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E5EFE" w14:textId="77777777" w:rsidR="00C5127C" w:rsidRDefault="00C5127C">
    <w:pPr>
      <w:pStyle w:val="Footer"/>
      <w:pPrChange w:id="942" w:author="Author" w:date="2024-06-26T12:40:00Z">
        <w:pPr>
          <w:pStyle w:val="Head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1027C" w14:textId="77777777" w:rsidR="00372FC1" w:rsidRDefault="00372FC1">
      <w:r>
        <w:separator/>
      </w:r>
    </w:p>
  </w:footnote>
  <w:footnote w:type="continuationSeparator" w:id="0">
    <w:p w14:paraId="2F06F99D" w14:textId="77777777" w:rsidR="00372FC1" w:rsidRDefault="00372FC1">
      <w:r>
        <w:continuationSeparator/>
      </w:r>
    </w:p>
  </w:footnote>
  <w:footnote w:type="continuationNotice" w:id="1">
    <w:p w14:paraId="32845722" w14:textId="77777777" w:rsidR="00372FC1" w:rsidRDefault="00372F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509EA" w14:textId="77777777" w:rsidR="00165010" w:rsidRDefault="001650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4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010"/>
    <w:rsid w:val="000246E7"/>
    <w:rsid w:val="00033284"/>
    <w:rsid w:val="00043908"/>
    <w:rsid w:val="00043F14"/>
    <w:rsid w:val="00044807"/>
    <w:rsid w:val="00062A14"/>
    <w:rsid w:val="000634C3"/>
    <w:rsid w:val="00071913"/>
    <w:rsid w:val="000828F5"/>
    <w:rsid w:val="000874EC"/>
    <w:rsid w:val="00093B94"/>
    <w:rsid w:val="00094932"/>
    <w:rsid w:val="000A7E44"/>
    <w:rsid w:val="000D1763"/>
    <w:rsid w:val="00102E5D"/>
    <w:rsid w:val="001159DD"/>
    <w:rsid w:val="00132EE4"/>
    <w:rsid w:val="001348E8"/>
    <w:rsid w:val="001430F5"/>
    <w:rsid w:val="00153BA5"/>
    <w:rsid w:val="001565C0"/>
    <w:rsid w:val="00165010"/>
    <w:rsid w:val="00186022"/>
    <w:rsid w:val="0019067D"/>
    <w:rsid w:val="0019462A"/>
    <w:rsid w:val="00194DD9"/>
    <w:rsid w:val="001B0F74"/>
    <w:rsid w:val="001C5D54"/>
    <w:rsid w:val="001E314E"/>
    <w:rsid w:val="001E7E79"/>
    <w:rsid w:val="001F2CBB"/>
    <w:rsid w:val="00212478"/>
    <w:rsid w:val="00225E05"/>
    <w:rsid w:val="00233D8C"/>
    <w:rsid w:val="002442CE"/>
    <w:rsid w:val="0026605A"/>
    <w:rsid w:val="00270647"/>
    <w:rsid w:val="0027069B"/>
    <w:rsid w:val="00275E6C"/>
    <w:rsid w:val="00283026"/>
    <w:rsid w:val="002866E3"/>
    <w:rsid w:val="00292C52"/>
    <w:rsid w:val="002943A5"/>
    <w:rsid w:val="002A4729"/>
    <w:rsid w:val="002B4B38"/>
    <w:rsid w:val="003060D5"/>
    <w:rsid w:val="00310D7F"/>
    <w:rsid w:val="00312130"/>
    <w:rsid w:val="00326688"/>
    <w:rsid w:val="00335904"/>
    <w:rsid w:val="003556BD"/>
    <w:rsid w:val="00356FFA"/>
    <w:rsid w:val="00360EE5"/>
    <w:rsid w:val="00361AF4"/>
    <w:rsid w:val="00364C72"/>
    <w:rsid w:val="00372FC1"/>
    <w:rsid w:val="00374579"/>
    <w:rsid w:val="00382CF7"/>
    <w:rsid w:val="00384D63"/>
    <w:rsid w:val="003869C0"/>
    <w:rsid w:val="003904C9"/>
    <w:rsid w:val="003A4FA1"/>
    <w:rsid w:val="003B7954"/>
    <w:rsid w:val="003C63D1"/>
    <w:rsid w:val="003F7800"/>
    <w:rsid w:val="004048C4"/>
    <w:rsid w:val="0040769B"/>
    <w:rsid w:val="0041636D"/>
    <w:rsid w:val="004172AE"/>
    <w:rsid w:val="00420CEE"/>
    <w:rsid w:val="00422D18"/>
    <w:rsid w:val="00426B62"/>
    <w:rsid w:val="004342C9"/>
    <w:rsid w:val="00436441"/>
    <w:rsid w:val="00462522"/>
    <w:rsid w:val="00471B5B"/>
    <w:rsid w:val="00471E46"/>
    <w:rsid w:val="0049727E"/>
    <w:rsid w:val="004A19D0"/>
    <w:rsid w:val="004B609E"/>
    <w:rsid w:val="004C10E3"/>
    <w:rsid w:val="004D5210"/>
    <w:rsid w:val="004F4CED"/>
    <w:rsid w:val="004F520D"/>
    <w:rsid w:val="00502089"/>
    <w:rsid w:val="0050364A"/>
    <w:rsid w:val="0051146D"/>
    <w:rsid w:val="0052792C"/>
    <w:rsid w:val="00533ECD"/>
    <w:rsid w:val="00537F37"/>
    <w:rsid w:val="00543100"/>
    <w:rsid w:val="005445C7"/>
    <w:rsid w:val="00545856"/>
    <w:rsid w:val="005500C9"/>
    <w:rsid w:val="00553209"/>
    <w:rsid w:val="00560BE1"/>
    <w:rsid w:val="005728AD"/>
    <w:rsid w:val="00573587"/>
    <w:rsid w:val="00573D08"/>
    <w:rsid w:val="00580552"/>
    <w:rsid w:val="005A12CC"/>
    <w:rsid w:val="005A54EE"/>
    <w:rsid w:val="005A6EA8"/>
    <w:rsid w:val="005A727B"/>
    <w:rsid w:val="005B6C4D"/>
    <w:rsid w:val="005C142E"/>
    <w:rsid w:val="005E626B"/>
    <w:rsid w:val="005F16E5"/>
    <w:rsid w:val="00602B47"/>
    <w:rsid w:val="00605539"/>
    <w:rsid w:val="006064C9"/>
    <w:rsid w:val="00621294"/>
    <w:rsid w:val="0062365E"/>
    <w:rsid w:val="00630DE0"/>
    <w:rsid w:val="00634A22"/>
    <w:rsid w:val="00671802"/>
    <w:rsid w:val="00675366"/>
    <w:rsid w:val="006A7663"/>
    <w:rsid w:val="006B1A3F"/>
    <w:rsid w:val="006C52F9"/>
    <w:rsid w:val="006D5D58"/>
    <w:rsid w:val="006E575E"/>
    <w:rsid w:val="006F2959"/>
    <w:rsid w:val="006F54D2"/>
    <w:rsid w:val="00702ABC"/>
    <w:rsid w:val="00710B0D"/>
    <w:rsid w:val="00711537"/>
    <w:rsid w:val="00732F17"/>
    <w:rsid w:val="00736238"/>
    <w:rsid w:val="00747E5E"/>
    <w:rsid w:val="00750827"/>
    <w:rsid w:val="0075726B"/>
    <w:rsid w:val="00766A73"/>
    <w:rsid w:val="0078103A"/>
    <w:rsid w:val="00795B11"/>
    <w:rsid w:val="007B77CF"/>
    <w:rsid w:val="007C0065"/>
    <w:rsid w:val="007D2EFA"/>
    <w:rsid w:val="007E2886"/>
    <w:rsid w:val="007E7432"/>
    <w:rsid w:val="007F03DB"/>
    <w:rsid w:val="0083580B"/>
    <w:rsid w:val="00852C1B"/>
    <w:rsid w:val="00855A3B"/>
    <w:rsid w:val="00861797"/>
    <w:rsid w:val="008627B9"/>
    <w:rsid w:val="008721C4"/>
    <w:rsid w:val="00876DF5"/>
    <w:rsid w:val="008861D1"/>
    <w:rsid w:val="00896727"/>
    <w:rsid w:val="008A3B13"/>
    <w:rsid w:val="008C6BCD"/>
    <w:rsid w:val="008C6EB9"/>
    <w:rsid w:val="008D613A"/>
    <w:rsid w:val="008D7047"/>
    <w:rsid w:val="008E3568"/>
    <w:rsid w:val="0090170B"/>
    <w:rsid w:val="00906954"/>
    <w:rsid w:val="009313D9"/>
    <w:rsid w:val="00933D81"/>
    <w:rsid w:val="00934777"/>
    <w:rsid w:val="0095463A"/>
    <w:rsid w:val="00954A22"/>
    <w:rsid w:val="009711D8"/>
    <w:rsid w:val="0099343C"/>
    <w:rsid w:val="00996940"/>
    <w:rsid w:val="009F658C"/>
    <w:rsid w:val="00A00D90"/>
    <w:rsid w:val="00A0222D"/>
    <w:rsid w:val="00A03699"/>
    <w:rsid w:val="00A14D48"/>
    <w:rsid w:val="00A220B1"/>
    <w:rsid w:val="00A34B2F"/>
    <w:rsid w:val="00A3708C"/>
    <w:rsid w:val="00A52D78"/>
    <w:rsid w:val="00A6292A"/>
    <w:rsid w:val="00A64504"/>
    <w:rsid w:val="00A70315"/>
    <w:rsid w:val="00A824D0"/>
    <w:rsid w:val="00A93221"/>
    <w:rsid w:val="00AC246B"/>
    <w:rsid w:val="00AE4217"/>
    <w:rsid w:val="00AE769E"/>
    <w:rsid w:val="00AF2186"/>
    <w:rsid w:val="00AF7BDB"/>
    <w:rsid w:val="00B01902"/>
    <w:rsid w:val="00B15E96"/>
    <w:rsid w:val="00B30A70"/>
    <w:rsid w:val="00B67A75"/>
    <w:rsid w:val="00B82213"/>
    <w:rsid w:val="00BA56B0"/>
    <w:rsid w:val="00BA76C5"/>
    <w:rsid w:val="00BC281F"/>
    <w:rsid w:val="00BC6100"/>
    <w:rsid w:val="00BC721E"/>
    <w:rsid w:val="00BE6BEC"/>
    <w:rsid w:val="00C11DF0"/>
    <w:rsid w:val="00C17653"/>
    <w:rsid w:val="00C21378"/>
    <w:rsid w:val="00C26C95"/>
    <w:rsid w:val="00C35E6D"/>
    <w:rsid w:val="00C364F3"/>
    <w:rsid w:val="00C432E0"/>
    <w:rsid w:val="00C5127C"/>
    <w:rsid w:val="00C70E30"/>
    <w:rsid w:val="00C720BD"/>
    <w:rsid w:val="00C801E4"/>
    <w:rsid w:val="00CC0AB9"/>
    <w:rsid w:val="00CC0B26"/>
    <w:rsid w:val="00CC38B6"/>
    <w:rsid w:val="00D22385"/>
    <w:rsid w:val="00D361E9"/>
    <w:rsid w:val="00D36C47"/>
    <w:rsid w:val="00D7111A"/>
    <w:rsid w:val="00D7629C"/>
    <w:rsid w:val="00D92E6A"/>
    <w:rsid w:val="00D931CF"/>
    <w:rsid w:val="00DB4864"/>
    <w:rsid w:val="00DB641A"/>
    <w:rsid w:val="00DE0E40"/>
    <w:rsid w:val="00DE4A10"/>
    <w:rsid w:val="00E002EC"/>
    <w:rsid w:val="00E07AA1"/>
    <w:rsid w:val="00E12057"/>
    <w:rsid w:val="00E126F0"/>
    <w:rsid w:val="00E15AD9"/>
    <w:rsid w:val="00E16138"/>
    <w:rsid w:val="00E23FA5"/>
    <w:rsid w:val="00E25902"/>
    <w:rsid w:val="00E31A9D"/>
    <w:rsid w:val="00E427B6"/>
    <w:rsid w:val="00E60B5A"/>
    <w:rsid w:val="00E760CE"/>
    <w:rsid w:val="00E76A82"/>
    <w:rsid w:val="00E80DD0"/>
    <w:rsid w:val="00E906E8"/>
    <w:rsid w:val="00E95E18"/>
    <w:rsid w:val="00E9691A"/>
    <w:rsid w:val="00EC495C"/>
    <w:rsid w:val="00EE6275"/>
    <w:rsid w:val="00EF037B"/>
    <w:rsid w:val="00EF42CB"/>
    <w:rsid w:val="00F00496"/>
    <w:rsid w:val="00F01BE6"/>
    <w:rsid w:val="00F0595B"/>
    <w:rsid w:val="00F17D6C"/>
    <w:rsid w:val="00F2424F"/>
    <w:rsid w:val="00F278C3"/>
    <w:rsid w:val="00F33C32"/>
    <w:rsid w:val="00F3728E"/>
    <w:rsid w:val="00F45D82"/>
    <w:rsid w:val="00F532E2"/>
    <w:rsid w:val="00F54961"/>
    <w:rsid w:val="00F728BD"/>
    <w:rsid w:val="00FB3871"/>
    <w:rsid w:val="00FC2BD8"/>
    <w:rsid w:val="00FD24D6"/>
    <w:rsid w:val="00FF53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DBBE"/>
  <w15:docId w15:val="{AA57EFA0-BF39-4342-9CF6-7A8E9A96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WenQuanYi Micro Hei" w:hAnsi="Liberation Serif" w:cs="Lohit Devanagari"/>
        <w:kern w:val="2"/>
        <w:szCs w:val="24"/>
        <w:lang w:val="es-A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sz w:val="24"/>
    </w:rPr>
  </w:style>
  <w:style w:type="paragraph" w:styleId="Heading1">
    <w:name w:val="heading 1"/>
    <w:basedOn w:val="Normal"/>
    <w:next w:val="Normal"/>
    <w:link w:val="Heading1Char"/>
    <w:uiPriority w:val="9"/>
    <w:qFormat/>
    <w:rsid w:val="00D7629C"/>
    <w:pPr>
      <w:keepNext/>
      <w:keepLines/>
      <w:spacing w:before="240"/>
      <w:outlineLvl w:val="0"/>
    </w:pPr>
    <w:rPr>
      <w:rFonts w:asciiTheme="majorHAnsi" w:eastAsiaTheme="majorEastAsia" w:hAnsiTheme="majorHAnsi" w:cs="Mangal"/>
      <w:color w:val="0F4761" w:themeColor="accent1" w:themeShade="BF"/>
      <w:sz w:val="32"/>
      <w:szCs w:val="29"/>
    </w:rPr>
  </w:style>
  <w:style w:type="paragraph" w:styleId="Heading2">
    <w:name w:val="heading 2"/>
    <w:basedOn w:val="Normal"/>
    <w:next w:val="Normal"/>
    <w:link w:val="Heading2Char"/>
    <w:uiPriority w:val="9"/>
    <w:unhideWhenUsed/>
    <w:qFormat/>
    <w:rsid w:val="00D7629C"/>
    <w:pPr>
      <w:keepNext/>
      <w:keepLines/>
      <w:spacing w:before="40"/>
      <w:outlineLvl w:val="1"/>
    </w:pPr>
    <w:rPr>
      <w:rFonts w:asciiTheme="majorHAnsi" w:eastAsiaTheme="majorEastAsia" w:hAnsiTheme="majorHAnsi" w:cs="Mangal"/>
      <w:color w:val="0F4761"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
    <w:name w:val="Cita"/>
    <w:qFormat/>
    <w:rPr>
      <w:i/>
      <w:iCs/>
    </w:rPr>
  </w:style>
  <w:style w:type="character" w:customStyle="1" w:styleId="Muydestacado">
    <w:name w:val="Muy destacado"/>
    <w:qFormat/>
    <w:rPr>
      <w:b/>
      <w:bCs/>
    </w:rPr>
  </w:style>
  <w:style w:type="character" w:customStyle="1" w:styleId="Smbolosdenumeracin">
    <w:name w:val="Símbolos de numeración"/>
    <w:qFormat/>
  </w:style>
  <w:style w:type="paragraph" w:customStyle="1" w:styleId="Ttulo">
    <w:name w:val="Título"/>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HeaderandFooter">
    <w:name w:val="Header and Footer"/>
    <w:basedOn w:val="Normal"/>
    <w:qFormat/>
  </w:style>
  <w:style w:type="paragraph" w:styleId="Header">
    <w:name w:val="header"/>
    <w:basedOn w:val="Normal"/>
    <w:pPr>
      <w:suppressLineNumbers/>
      <w:tabs>
        <w:tab w:val="center" w:pos="4819"/>
        <w:tab w:val="right" w:pos="9638"/>
      </w:tabs>
    </w:pPr>
  </w:style>
  <w:style w:type="paragraph" w:styleId="Footer">
    <w:name w:val="footer"/>
    <w:basedOn w:val="Normal"/>
    <w:link w:val="FooterChar"/>
    <w:uiPriority w:val="99"/>
    <w:unhideWhenUsed/>
    <w:rsid w:val="00C5127C"/>
    <w:pPr>
      <w:tabs>
        <w:tab w:val="center" w:pos="4513"/>
        <w:tab w:val="right" w:pos="9026"/>
      </w:tabs>
    </w:pPr>
    <w:rPr>
      <w:rFonts w:cs="Mangal"/>
      <w:szCs w:val="21"/>
    </w:rPr>
  </w:style>
  <w:style w:type="character" w:customStyle="1" w:styleId="FooterChar">
    <w:name w:val="Footer Char"/>
    <w:basedOn w:val="DefaultParagraphFont"/>
    <w:link w:val="Footer"/>
    <w:uiPriority w:val="99"/>
    <w:rsid w:val="00C5127C"/>
    <w:rPr>
      <w:rFonts w:cs="Mangal"/>
      <w:sz w:val="24"/>
      <w:szCs w:val="21"/>
    </w:rPr>
  </w:style>
  <w:style w:type="paragraph" w:styleId="Revision">
    <w:name w:val="Revision"/>
    <w:hidden/>
    <w:uiPriority w:val="99"/>
    <w:semiHidden/>
    <w:rsid w:val="008721C4"/>
    <w:rPr>
      <w:rFonts w:cs="Mangal"/>
      <w:sz w:val="24"/>
      <w:szCs w:val="21"/>
    </w:rPr>
  </w:style>
  <w:style w:type="character" w:customStyle="1" w:styleId="Heading1Char">
    <w:name w:val="Heading 1 Char"/>
    <w:basedOn w:val="DefaultParagraphFont"/>
    <w:link w:val="Heading1"/>
    <w:uiPriority w:val="9"/>
    <w:rsid w:val="00D7629C"/>
    <w:rPr>
      <w:rFonts w:asciiTheme="majorHAnsi" w:eastAsiaTheme="majorEastAsia" w:hAnsiTheme="majorHAnsi" w:cs="Mangal"/>
      <w:color w:val="0F4761" w:themeColor="accent1" w:themeShade="BF"/>
      <w:sz w:val="32"/>
      <w:szCs w:val="29"/>
    </w:rPr>
  </w:style>
  <w:style w:type="paragraph" w:styleId="Title">
    <w:name w:val="Title"/>
    <w:basedOn w:val="Normal"/>
    <w:next w:val="Normal"/>
    <w:link w:val="TitleChar"/>
    <w:uiPriority w:val="10"/>
    <w:qFormat/>
    <w:rsid w:val="00D7629C"/>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D7629C"/>
    <w:rPr>
      <w:rFonts w:asciiTheme="majorHAnsi" w:eastAsiaTheme="majorEastAsia" w:hAnsiTheme="majorHAnsi" w:cs="Mangal"/>
      <w:spacing w:val="-10"/>
      <w:kern w:val="28"/>
      <w:sz w:val="56"/>
      <w:szCs w:val="50"/>
    </w:rPr>
  </w:style>
  <w:style w:type="character" w:customStyle="1" w:styleId="Heading2Char">
    <w:name w:val="Heading 2 Char"/>
    <w:basedOn w:val="DefaultParagraphFont"/>
    <w:link w:val="Heading2"/>
    <w:uiPriority w:val="9"/>
    <w:rsid w:val="00D7629C"/>
    <w:rPr>
      <w:rFonts w:asciiTheme="majorHAnsi" w:eastAsiaTheme="majorEastAsia" w:hAnsiTheme="majorHAnsi" w:cs="Mangal"/>
      <w:color w:val="0F4761"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05AAF-1989-0E42-80D9-B133AC903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142</Pages>
  <Words>42999</Words>
  <Characters>198228</Characters>
  <Application>Microsoft Office Word</Application>
  <DocSecurity>0</DocSecurity>
  <Lines>7079</Lines>
  <Paragraphs>1786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 Velasco</dc:creator>
  <dc:description/>
  <cp:lastModifiedBy>Mariano Velasco</cp:lastModifiedBy>
  <cp:revision>3</cp:revision>
  <dcterms:created xsi:type="dcterms:W3CDTF">2024-07-30T20:54:00Z</dcterms:created>
  <dcterms:modified xsi:type="dcterms:W3CDTF">2024-07-30T20:55:00Z</dcterms:modified>
  <dc:language>es-AR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